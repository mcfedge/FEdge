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A1C4" w14:textId="78A9D0C9" w:rsidR="00722148" w:rsidRPr="009C0E1A" w:rsidRDefault="00722148" w:rsidP="164DF7E0">
      <w:pPr>
        <w:rPr>
          <w:rFonts w:ascii="Arial" w:hAnsi="Arial" w:cs="Arial"/>
          <w:sz w:val="24"/>
          <w:szCs w:val="24"/>
          <w:highlight w:val="magenta"/>
        </w:rPr>
      </w:pPr>
    </w:p>
    <w:p w14:paraId="23F39A9B" w14:textId="10497997" w:rsidR="00475148" w:rsidRPr="00121A4F" w:rsidRDefault="004A5224" w:rsidP="001027BF">
      <w:pPr>
        <w:jc w:val="center"/>
        <w:rPr>
          <w:b/>
          <w:bCs/>
          <w:sz w:val="24"/>
          <w:szCs w:val="24"/>
        </w:rPr>
      </w:pPr>
      <w:r>
        <w:rPr>
          <w:b/>
          <w:bCs/>
          <w:sz w:val="24"/>
          <w:szCs w:val="24"/>
        </w:rPr>
        <w:t>MANAGED SERVICE PROVIDER</w:t>
      </w:r>
      <w:r w:rsidR="00811AB6">
        <w:rPr>
          <w:b/>
          <w:bCs/>
          <w:sz w:val="24"/>
          <w:szCs w:val="24"/>
        </w:rPr>
        <w:t xml:space="preserve"> PARTNER</w:t>
      </w:r>
      <w:r w:rsidR="002C4773">
        <w:rPr>
          <w:b/>
          <w:bCs/>
          <w:sz w:val="24"/>
          <w:szCs w:val="24"/>
        </w:rPr>
        <w:t xml:space="preserve"> </w:t>
      </w:r>
      <w:r w:rsidR="001027BF" w:rsidRPr="00121A4F">
        <w:rPr>
          <w:b/>
          <w:bCs/>
          <w:sz w:val="24"/>
          <w:szCs w:val="24"/>
        </w:rPr>
        <w:t>AGREEMENT</w:t>
      </w:r>
    </w:p>
    <w:p w14:paraId="1EC8163E" w14:textId="77777777" w:rsidR="001027BF" w:rsidRDefault="001027BF" w:rsidP="001027BF">
      <w:pPr>
        <w:jc w:val="center"/>
        <w:rPr>
          <w:sz w:val="24"/>
          <w:szCs w:val="24"/>
          <w:highlight w:val="yellow"/>
        </w:rPr>
      </w:pPr>
    </w:p>
    <w:p w14:paraId="0CE356B9" w14:textId="23D21574" w:rsidR="001027BF" w:rsidRPr="002C4773" w:rsidRDefault="001027BF" w:rsidP="00DC367E">
      <w:pPr>
        <w:spacing w:after="240"/>
        <w:jc w:val="both"/>
      </w:pPr>
      <w:r w:rsidRPr="002C4773">
        <w:t xml:space="preserve">This </w:t>
      </w:r>
      <w:r w:rsidR="00811AB6">
        <w:t>MANAGED SERVICE PROVIDER (MSP) PARTNER</w:t>
      </w:r>
      <w:r w:rsidRPr="002C4773">
        <w:t xml:space="preserve"> AGREEMENT (the “Agreement”) is entered into as of the last date of </w:t>
      </w:r>
      <w:r w:rsidR="00FA3D43" w:rsidRPr="002C4773">
        <w:t xml:space="preserve">the </w:t>
      </w:r>
      <w:r w:rsidRPr="002C4773">
        <w:t>signature evidenced below (“Effective Date”) by and between Forward Edge-AI, Inc, a Texas corporation having an office at 10108 Carter Canyon, San Antonio, Texas 78255 (“Forward Edge-AI</w:t>
      </w:r>
      <w:r w:rsidR="00426C11" w:rsidRPr="002C4773">
        <w:t>” or “</w:t>
      </w:r>
      <w:r w:rsidR="005E2968">
        <w:t>Company</w:t>
      </w:r>
      <w:r w:rsidR="00426C11" w:rsidRPr="002C4773">
        <w:t>”</w:t>
      </w:r>
      <w:r w:rsidRPr="002C4773">
        <w:t xml:space="preserve">) and </w:t>
      </w:r>
      <w:r w:rsidR="005E2968" w:rsidRPr="000334AF">
        <w:rPr>
          <w:highlight w:val="yellow"/>
        </w:rPr>
        <w:t>[</w:t>
      </w:r>
      <w:r w:rsidR="00811AB6">
        <w:rPr>
          <w:highlight w:val="yellow"/>
        </w:rPr>
        <w:t>PARTNER NAME</w:t>
      </w:r>
      <w:r w:rsidR="005E2968" w:rsidRPr="000334AF">
        <w:rPr>
          <w:highlight w:val="yellow"/>
        </w:rPr>
        <w:t>]</w:t>
      </w:r>
      <w:r w:rsidRPr="000334AF">
        <w:rPr>
          <w:highlight w:val="yellow"/>
        </w:rPr>
        <w:t>, a</w:t>
      </w:r>
      <w:r w:rsidR="005E2968" w:rsidRPr="000334AF">
        <w:rPr>
          <w:highlight w:val="yellow"/>
        </w:rPr>
        <w:t xml:space="preserve"> [STATE/COUNTRY] corporation </w:t>
      </w:r>
      <w:r w:rsidRPr="000334AF">
        <w:rPr>
          <w:highlight w:val="yellow"/>
        </w:rPr>
        <w:t xml:space="preserve">having an office at </w:t>
      </w:r>
      <w:r w:rsidR="005E2968" w:rsidRPr="000334AF">
        <w:rPr>
          <w:highlight w:val="yellow"/>
        </w:rPr>
        <w:t xml:space="preserve">[ADDRESS] </w:t>
      </w:r>
      <w:r w:rsidRPr="000334AF">
        <w:rPr>
          <w:highlight w:val="yellow"/>
        </w:rPr>
        <w:t>(“</w:t>
      </w:r>
      <w:r w:rsidR="00D132C7">
        <w:t>Partner</w:t>
      </w:r>
      <w:r w:rsidR="00510941" w:rsidRPr="002C4773">
        <w:t>”</w:t>
      </w:r>
      <w:r w:rsidRPr="002C4773">
        <w:t xml:space="preserve">). </w:t>
      </w:r>
      <w:r w:rsidR="000F2440" w:rsidRPr="002C4773">
        <w:t xml:space="preserve">Forward Edge-AI and </w:t>
      </w:r>
      <w:r w:rsidR="00D132C7">
        <w:t>Partner</w:t>
      </w:r>
      <w:r w:rsidR="000F2440" w:rsidRPr="002C4773">
        <w:t xml:space="preserve"> </w:t>
      </w:r>
      <w:r w:rsidR="00DC58C6" w:rsidRPr="002C4773">
        <w:t>may be referred to herein collectively as the ‘Parties” or individually as a “Party.”</w:t>
      </w:r>
    </w:p>
    <w:p w14:paraId="2D8284EF" w14:textId="626C22FE" w:rsidR="00DE3738" w:rsidRPr="002C4773" w:rsidRDefault="001772E1" w:rsidP="00514BB5">
      <w:pPr>
        <w:spacing w:after="240"/>
        <w:jc w:val="center"/>
      </w:pPr>
      <w:r w:rsidRPr="002C4773">
        <w:t>RECITALS</w:t>
      </w:r>
    </w:p>
    <w:p w14:paraId="54CEEF15" w14:textId="4DDC29EA" w:rsidR="00DE3738" w:rsidRPr="002C4773" w:rsidRDefault="00054564" w:rsidP="00DC367E">
      <w:pPr>
        <w:spacing w:after="240"/>
        <w:jc w:val="both"/>
      </w:pPr>
      <w:r w:rsidRPr="002C4773">
        <w:tab/>
        <w:t xml:space="preserve">WHEREAS, </w:t>
      </w:r>
      <w:r w:rsidR="000C4849">
        <w:t>Company</w:t>
      </w:r>
      <w:r w:rsidR="000C4849" w:rsidRPr="002C4773">
        <w:t xml:space="preserve"> </w:t>
      </w:r>
      <w:r w:rsidR="00DE3738" w:rsidRPr="002C4773">
        <w:t xml:space="preserve">is in engaged in the manufacture </w:t>
      </w:r>
      <w:r w:rsidR="000C4849">
        <w:t>and s</w:t>
      </w:r>
      <w:r w:rsidR="00D333D0">
        <w:t>ale</w:t>
      </w:r>
      <w:r w:rsidR="000C4849">
        <w:t xml:space="preserve"> </w:t>
      </w:r>
      <w:r w:rsidR="00DE3738" w:rsidRPr="002C4773">
        <w:t>of Products</w:t>
      </w:r>
      <w:r w:rsidR="00D333D0">
        <w:t xml:space="preserve"> </w:t>
      </w:r>
      <w:r w:rsidR="002B2CD8" w:rsidRPr="002C4773">
        <w:t xml:space="preserve">as described in </w:t>
      </w:r>
      <w:r w:rsidR="002B2CD8" w:rsidRPr="002C4773">
        <w:rPr>
          <w:b/>
          <w:bCs/>
        </w:rPr>
        <w:t>Exhibit A</w:t>
      </w:r>
      <w:r w:rsidR="00C7353E" w:rsidRPr="002C4773">
        <w:t>;</w:t>
      </w:r>
    </w:p>
    <w:p w14:paraId="214BD4AE" w14:textId="454C6714" w:rsidR="000C4849" w:rsidRDefault="00DE3738" w:rsidP="00DC367E">
      <w:pPr>
        <w:spacing w:after="240"/>
        <w:jc w:val="both"/>
      </w:pPr>
      <w:r w:rsidRPr="002C4773">
        <w:tab/>
        <w:t xml:space="preserve">WHEREAS, </w:t>
      </w:r>
      <w:r w:rsidR="00BF318D">
        <w:t>Partner</w:t>
      </w:r>
      <w:r w:rsidR="00BF318D" w:rsidRPr="002C4773">
        <w:t xml:space="preserve"> </w:t>
      </w:r>
      <w:r w:rsidRPr="002C4773">
        <w:t xml:space="preserve">desires to </w:t>
      </w:r>
      <w:r w:rsidR="00977560">
        <w:t>assist</w:t>
      </w:r>
      <w:r w:rsidR="000C4849">
        <w:t xml:space="preserve"> the Company</w:t>
      </w:r>
      <w:r w:rsidR="004A1668">
        <w:t xml:space="preserve"> as </w:t>
      </w:r>
      <w:r w:rsidR="00BF318D">
        <w:t>a sales partner</w:t>
      </w:r>
      <w:r w:rsidR="000C4849">
        <w:t xml:space="preserve"> in the promotion and sale of </w:t>
      </w:r>
      <w:r w:rsidR="00D333D0">
        <w:t xml:space="preserve">the </w:t>
      </w:r>
      <w:r w:rsidR="000C4849">
        <w:t>Products offered by the Company; and</w:t>
      </w:r>
    </w:p>
    <w:p w14:paraId="09522814" w14:textId="68F3CA8C" w:rsidR="00054564" w:rsidRPr="002C4773" w:rsidRDefault="000C4849" w:rsidP="00DC367E">
      <w:pPr>
        <w:spacing w:after="240"/>
        <w:jc w:val="both"/>
      </w:pPr>
      <w:r>
        <w:tab/>
        <w:t>WHEREAS,</w:t>
      </w:r>
      <w:r w:rsidR="009A5D42">
        <w:t xml:space="preserve"> Company desires to engage </w:t>
      </w:r>
      <w:r w:rsidR="00BF318D">
        <w:t>Partner</w:t>
      </w:r>
      <w:r w:rsidR="009A5D42">
        <w:t xml:space="preserve"> as an independent </w:t>
      </w:r>
      <w:r w:rsidR="00BF318D">
        <w:t>MSP</w:t>
      </w:r>
      <w:r w:rsidR="00D333D0">
        <w:t xml:space="preserve"> in the promotion and sale of the Products offered by the Company to Customers</w:t>
      </w:r>
      <w:r w:rsidR="009A5D42">
        <w:t xml:space="preserve"> in the Territory. </w:t>
      </w:r>
    </w:p>
    <w:p w14:paraId="2D41AEDB" w14:textId="27B17A04" w:rsidR="00832ADE" w:rsidRPr="002C4773" w:rsidRDefault="00054564" w:rsidP="00514BB5">
      <w:pPr>
        <w:spacing w:after="240"/>
        <w:ind w:firstLine="720"/>
        <w:jc w:val="both"/>
      </w:pPr>
      <w:r w:rsidRPr="002C4773">
        <w:t>NOW THEREFORE, i</w:t>
      </w:r>
      <w:r w:rsidR="00DC58C6" w:rsidRPr="002C4773">
        <w:t>n consideration of the mutual covenants, term and conditions set forth herein, and for other good and valuable consideration, the receipt and sufficiency of which are hereby acknowledged, the Parties agree as follows:</w:t>
      </w:r>
    </w:p>
    <w:p w14:paraId="4BF573EB" w14:textId="77777777" w:rsidR="00832ADE" w:rsidRPr="002C4773" w:rsidRDefault="00832ADE" w:rsidP="00DC367E">
      <w:pPr>
        <w:pStyle w:val="SFPara-Clause"/>
        <w:numPr>
          <w:ilvl w:val="0"/>
          <w:numId w:val="5"/>
        </w:numPr>
        <w:spacing w:before="0"/>
        <w:jc w:val="both"/>
        <w:rPr>
          <w:rStyle w:val="SFParasubclause1Char"/>
          <w:b/>
          <w:bCs/>
          <w:sz w:val="22"/>
          <w:szCs w:val="22"/>
        </w:rPr>
      </w:pPr>
      <w:r w:rsidRPr="002C4773">
        <w:rPr>
          <w:rStyle w:val="SFParasubclause1Char"/>
          <w:b/>
          <w:bCs/>
          <w:sz w:val="22"/>
          <w:szCs w:val="22"/>
          <w:u w:val="single"/>
        </w:rPr>
        <w:t>Definitions</w:t>
      </w:r>
      <w:r w:rsidRPr="002C4773">
        <w:rPr>
          <w:rStyle w:val="SFParasubclause1Char"/>
          <w:b/>
          <w:bCs/>
          <w:sz w:val="22"/>
          <w:szCs w:val="22"/>
        </w:rPr>
        <w:t>.</w:t>
      </w:r>
    </w:p>
    <w:p w14:paraId="1D8E6D82" w14:textId="403CD204" w:rsidR="00832ADE" w:rsidRDefault="00832ADE" w:rsidP="00DC367E">
      <w:pPr>
        <w:pStyle w:val="SFParasubclause1"/>
        <w:tabs>
          <w:tab w:val="num" w:pos="1440"/>
        </w:tabs>
        <w:ind w:left="0"/>
        <w:jc w:val="both"/>
        <w:rPr>
          <w:sz w:val="22"/>
          <w:szCs w:val="22"/>
        </w:rPr>
      </w:pPr>
      <w:r w:rsidRPr="002C4773">
        <w:rPr>
          <w:sz w:val="22"/>
          <w:szCs w:val="22"/>
        </w:rPr>
        <w:t xml:space="preserve">“Customer” means an entity to which the </w:t>
      </w:r>
      <w:r w:rsidR="008356CA">
        <w:rPr>
          <w:sz w:val="22"/>
          <w:szCs w:val="22"/>
        </w:rPr>
        <w:t xml:space="preserve">Company’s </w:t>
      </w:r>
      <w:r w:rsidRPr="002C4773">
        <w:rPr>
          <w:sz w:val="22"/>
          <w:szCs w:val="22"/>
        </w:rPr>
        <w:t>Products</w:t>
      </w:r>
      <w:r w:rsidR="008504D9" w:rsidRPr="002C4773">
        <w:rPr>
          <w:sz w:val="22"/>
          <w:szCs w:val="22"/>
        </w:rPr>
        <w:t xml:space="preserve"> </w:t>
      </w:r>
      <w:r w:rsidRPr="002C4773">
        <w:rPr>
          <w:sz w:val="22"/>
          <w:szCs w:val="22"/>
        </w:rPr>
        <w:t>are sold</w:t>
      </w:r>
      <w:r w:rsidR="00432537" w:rsidRPr="002C4773">
        <w:rPr>
          <w:sz w:val="22"/>
          <w:szCs w:val="22"/>
        </w:rPr>
        <w:t xml:space="preserve">. </w:t>
      </w:r>
    </w:p>
    <w:p w14:paraId="3FA1CFB5" w14:textId="491FAB39" w:rsidR="00115A89" w:rsidRDefault="00115A89" w:rsidP="00DC367E">
      <w:pPr>
        <w:pStyle w:val="SFParasubclause1"/>
        <w:tabs>
          <w:tab w:val="num" w:pos="1440"/>
        </w:tabs>
        <w:ind w:left="0"/>
        <w:jc w:val="both"/>
        <w:rPr>
          <w:sz w:val="22"/>
          <w:szCs w:val="22"/>
        </w:rPr>
      </w:pPr>
      <w:r>
        <w:rPr>
          <w:sz w:val="22"/>
          <w:szCs w:val="22"/>
        </w:rPr>
        <w:t>“</w:t>
      </w:r>
      <w:r w:rsidRPr="00115A89">
        <w:rPr>
          <w:sz w:val="22"/>
          <w:szCs w:val="22"/>
        </w:rPr>
        <w:t>Managed Services</w:t>
      </w:r>
      <w:r>
        <w:rPr>
          <w:sz w:val="22"/>
          <w:szCs w:val="22"/>
        </w:rPr>
        <w:t>” means</w:t>
      </w:r>
      <w:r w:rsidRPr="00115A89">
        <w:rPr>
          <w:sz w:val="22"/>
          <w:szCs w:val="22"/>
        </w:rPr>
        <w:t xml:space="preserve"> </w:t>
      </w:r>
      <w:r>
        <w:rPr>
          <w:sz w:val="22"/>
          <w:szCs w:val="22"/>
        </w:rPr>
        <w:t>s</w:t>
      </w:r>
      <w:r w:rsidRPr="00115A89">
        <w:rPr>
          <w:sz w:val="22"/>
          <w:szCs w:val="22"/>
        </w:rPr>
        <w:t>ecurity, IT, or other ongoing service offerings provided by Partner that incorporate or bundle Company’s Products.</w:t>
      </w:r>
    </w:p>
    <w:p w14:paraId="0CB85478" w14:textId="46E0BA87" w:rsidR="00C63E34" w:rsidRPr="00CC2184" w:rsidRDefault="00C63E34" w:rsidP="00C63E34">
      <w:pPr>
        <w:pStyle w:val="SFParasubclause1"/>
        <w:tabs>
          <w:tab w:val="num" w:pos="1440"/>
        </w:tabs>
        <w:ind w:left="0"/>
        <w:jc w:val="both"/>
        <w:rPr>
          <w:sz w:val="22"/>
          <w:szCs w:val="22"/>
        </w:rPr>
      </w:pPr>
      <w:r>
        <w:rPr>
          <w:sz w:val="22"/>
          <w:szCs w:val="22"/>
        </w:rPr>
        <w:t>“Net Revenue” means t</w:t>
      </w:r>
      <w:r w:rsidRPr="00CC2184">
        <w:rPr>
          <w:sz w:val="22"/>
          <w:szCs w:val="22"/>
        </w:rPr>
        <w:t>he total amount actually received by Partner from Customers for Company Products, excluding taxes, refunds, credits, and third-party costs.</w:t>
      </w:r>
    </w:p>
    <w:p w14:paraId="701FD646" w14:textId="417E467F" w:rsidR="0093649B" w:rsidRDefault="0093649B" w:rsidP="00DC367E">
      <w:pPr>
        <w:pStyle w:val="SFParasubclause1"/>
        <w:tabs>
          <w:tab w:val="num" w:pos="1440"/>
        </w:tabs>
        <w:ind w:left="0"/>
        <w:jc w:val="both"/>
        <w:rPr>
          <w:sz w:val="22"/>
          <w:szCs w:val="22"/>
        </w:rPr>
      </w:pPr>
      <w:r>
        <w:rPr>
          <w:sz w:val="22"/>
          <w:szCs w:val="22"/>
        </w:rPr>
        <w:t>“</w:t>
      </w:r>
      <w:commentRangeStart w:id="0"/>
      <w:commentRangeStart w:id="1"/>
      <w:r>
        <w:rPr>
          <w:sz w:val="22"/>
          <w:szCs w:val="22"/>
        </w:rPr>
        <w:t>Net Sales</w:t>
      </w:r>
      <w:r w:rsidR="00E2329D">
        <w:rPr>
          <w:sz w:val="22"/>
          <w:szCs w:val="22"/>
        </w:rPr>
        <w:t xml:space="preserve"> Price</w:t>
      </w:r>
      <w:commentRangeEnd w:id="0"/>
      <w:r w:rsidR="00D57223">
        <w:rPr>
          <w:rStyle w:val="CommentReference"/>
        </w:rPr>
        <w:commentReference w:id="0"/>
      </w:r>
      <w:commentRangeEnd w:id="1"/>
      <w:r w:rsidR="007C47CA">
        <w:rPr>
          <w:rStyle w:val="CommentReference"/>
        </w:rPr>
        <w:commentReference w:id="1"/>
      </w:r>
      <w:r>
        <w:rPr>
          <w:sz w:val="22"/>
          <w:szCs w:val="22"/>
        </w:rPr>
        <w:t xml:space="preserve">” means gross invoice price actually received by Company, less taxes, shipping and handling. </w:t>
      </w:r>
    </w:p>
    <w:p w14:paraId="73751988" w14:textId="65CE72F1" w:rsidR="003F5D9D" w:rsidRPr="002C4773" w:rsidRDefault="003F5D9D" w:rsidP="00DC367E">
      <w:pPr>
        <w:pStyle w:val="SFParasubclause1"/>
        <w:tabs>
          <w:tab w:val="num" w:pos="1440"/>
        </w:tabs>
        <w:ind w:left="0"/>
        <w:jc w:val="both"/>
        <w:rPr>
          <w:sz w:val="22"/>
          <w:szCs w:val="22"/>
        </w:rPr>
      </w:pPr>
      <w:r>
        <w:rPr>
          <w:sz w:val="22"/>
          <w:szCs w:val="22"/>
        </w:rPr>
        <w:t xml:space="preserve">“Partner Margin” means the </w:t>
      </w:r>
      <w:r w:rsidR="0012044A" w:rsidRPr="0012044A">
        <w:rPr>
          <w:sz w:val="22"/>
          <w:szCs w:val="22"/>
        </w:rPr>
        <w:t>difference between Partner’s purchase price from Company and the resale or service-bundled price charged to Customer</w:t>
      </w:r>
      <w:r w:rsidR="0012044A">
        <w:rPr>
          <w:sz w:val="22"/>
          <w:szCs w:val="22"/>
        </w:rPr>
        <w:t>.</w:t>
      </w:r>
    </w:p>
    <w:p w14:paraId="009CF537" w14:textId="26C05D21" w:rsidR="004E03FB" w:rsidRDefault="00306850" w:rsidP="00514BB5">
      <w:pPr>
        <w:pStyle w:val="SFParasubclause1"/>
        <w:tabs>
          <w:tab w:val="num" w:pos="1440"/>
        </w:tabs>
        <w:ind w:left="0"/>
        <w:jc w:val="both"/>
        <w:rPr>
          <w:sz w:val="22"/>
          <w:szCs w:val="22"/>
        </w:rPr>
      </w:pPr>
      <w:r w:rsidRPr="002C4773">
        <w:rPr>
          <w:sz w:val="22"/>
          <w:szCs w:val="22"/>
        </w:rPr>
        <w:t xml:space="preserve">“Products” means all </w:t>
      </w:r>
      <w:r w:rsidR="00DE63FF">
        <w:rPr>
          <w:sz w:val="22"/>
          <w:szCs w:val="22"/>
        </w:rPr>
        <w:t xml:space="preserve">software, hardware or bundled offerings </w:t>
      </w:r>
      <w:r w:rsidR="00D333D0">
        <w:rPr>
          <w:sz w:val="22"/>
          <w:szCs w:val="22"/>
        </w:rPr>
        <w:t>and services</w:t>
      </w:r>
      <w:r w:rsidRPr="002C4773">
        <w:rPr>
          <w:sz w:val="22"/>
          <w:szCs w:val="22"/>
        </w:rPr>
        <w:t xml:space="preserve"> offered by </w:t>
      </w:r>
      <w:r w:rsidR="008A600D">
        <w:rPr>
          <w:sz w:val="22"/>
          <w:szCs w:val="22"/>
        </w:rPr>
        <w:t>Company</w:t>
      </w:r>
      <w:r w:rsidRPr="002C4773">
        <w:rPr>
          <w:sz w:val="22"/>
          <w:szCs w:val="22"/>
        </w:rPr>
        <w:t xml:space="preserve"> as described in </w:t>
      </w:r>
      <w:r w:rsidRPr="002C4773">
        <w:rPr>
          <w:b/>
          <w:bCs/>
          <w:sz w:val="22"/>
          <w:szCs w:val="22"/>
        </w:rPr>
        <w:t xml:space="preserve">Exhibit </w:t>
      </w:r>
      <w:r w:rsidR="00514BB5">
        <w:rPr>
          <w:b/>
          <w:bCs/>
          <w:sz w:val="22"/>
          <w:szCs w:val="22"/>
        </w:rPr>
        <w:t>A.</w:t>
      </w:r>
      <w:r w:rsidR="005F7869" w:rsidRPr="00514BB5">
        <w:rPr>
          <w:sz w:val="22"/>
          <w:szCs w:val="22"/>
        </w:rPr>
        <w:t xml:space="preserve"> </w:t>
      </w:r>
    </w:p>
    <w:p w14:paraId="599334EE" w14:textId="6DCA6E63" w:rsidR="00597FE6" w:rsidRDefault="00597FE6" w:rsidP="00514BB5">
      <w:pPr>
        <w:pStyle w:val="SFParasubclause1"/>
        <w:tabs>
          <w:tab w:val="num" w:pos="1440"/>
        </w:tabs>
        <w:ind w:left="0"/>
        <w:jc w:val="both"/>
        <w:rPr>
          <w:sz w:val="22"/>
          <w:szCs w:val="22"/>
        </w:rPr>
      </w:pPr>
      <w:r>
        <w:rPr>
          <w:sz w:val="22"/>
          <w:szCs w:val="22"/>
        </w:rPr>
        <w:t xml:space="preserve">“Purchase Order” means a written order for Products submitted by </w:t>
      </w:r>
      <w:r w:rsidR="00D57223">
        <w:rPr>
          <w:sz w:val="22"/>
          <w:szCs w:val="22"/>
        </w:rPr>
        <w:t>Customer</w:t>
      </w:r>
      <w:r>
        <w:rPr>
          <w:sz w:val="22"/>
          <w:szCs w:val="22"/>
        </w:rPr>
        <w:t xml:space="preserve"> in accordance with this Agreement.</w:t>
      </w:r>
      <w:ins w:id="2" w:author="Brandon Chapman" w:date="2025-11-17T14:07:00Z" w16du:dateUtc="2025-11-17T21:07:00Z">
        <w:r w:rsidR="000D6C0B">
          <w:rPr>
            <w:sz w:val="22"/>
            <w:szCs w:val="22"/>
          </w:rPr>
          <w:t xml:space="preserve"> </w:t>
        </w:r>
        <w:r w:rsidR="00FB68E2">
          <w:rPr>
            <w:sz w:val="22"/>
            <w:szCs w:val="22"/>
          </w:rPr>
          <w:t>A purchase order</w:t>
        </w:r>
      </w:ins>
      <w:ins w:id="3" w:author="Brandon Chapman" w:date="2025-11-17T14:08:00Z" w16du:dateUtc="2025-11-17T21:08:00Z">
        <w:r w:rsidR="00FB68E2">
          <w:rPr>
            <w:sz w:val="22"/>
            <w:szCs w:val="22"/>
          </w:rPr>
          <w:t xml:space="preserve"> is the mechanism by which </w:t>
        </w:r>
        <w:r w:rsidR="0096510C">
          <w:rPr>
            <w:sz w:val="22"/>
            <w:szCs w:val="22"/>
          </w:rPr>
          <w:t xml:space="preserve">Partner purchases the Products for or on behalf of a Customer. </w:t>
        </w:r>
      </w:ins>
    </w:p>
    <w:p w14:paraId="6B6672BA" w14:textId="2A79DF7E" w:rsidR="00597FE6" w:rsidRDefault="00597FE6" w:rsidP="00514BB5">
      <w:pPr>
        <w:pStyle w:val="SFParasubclause1"/>
        <w:tabs>
          <w:tab w:val="num" w:pos="1440"/>
        </w:tabs>
        <w:ind w:left="0"/>
        <w:jc w:val="both"/>
        <w:rPr>
          <w:sz w:val="22"/>
          <w:szCs w:val="22"/>
        </w:rPr>
      </w:pPr>
      <w:r>
        <w:rPr>
          <w:sz w:val="22"/>
          <w:szCs w:val="22"/>
        </w:rPr>
        <w:t xml:space="preserve">“Quote” means the statement issued by Company to </w:t>
      </w:r>
      <w:r w:rsidR="006857FA">
        <w:rPr>
          <w:sz w:val="22"/>
          <w:szCs w:val="22"/>
        </w:rPr>
        <w:t>Customer</w:t>
      </w:r>
      <w:r>
        <w:rPr>
          <w:sz w:val="22"/>
          <w:szCs w:val="22"/>
        </w:rPr>
        <w:t xml:space="preserve"> containing the price, discounts and payment terms for the desired Products. </w:t>
      </w:r>
    </w:p>
    <w:p w14:paraId="10F4219C" w14:textId="58B2A42E" w:rsidR="00990C77" w:rsidRPr="00514BB5" w:rsidRDefault="00990C77" w:rsidP="00514BB5">
      <w:pPr>
        <w:pStyle w:val="SFParasubclause1"/>
        <w:tabs>
          <w:tab w:val="num" w:pos="1440"/>
        </w:tabs>
        <w:ind w:left="0"/>
        <w:jc w:val="both"/>
        <w:rPr>
          <w:sz w:val="22"/>
          <w:szCs w:val="22"/>
        </w:rPr>
      </w:pPr>
      <w:r>
        <w:rPr>
          <w:sz w:val="22"/>
          <w:szCs w:val="22"/>
        </w:rPr>
        <w:lastRenderedPageBreak/>
        <w:t xml:space="preserve">“Recurring Revenue” means </w:t>
      </w:r>
      <w:r w:rsidR="00BC160C">
        <w:rPr>
          <w:sz w:val="22"/>
          <w:szCs w:val="22"/>
        </w:rPr>
        <w:t>monthly or annual subscription revenue derived from managed or hosted deployments of Company Products.</w:t>
      </w:r>
    </w:p>
    <w:p w14:paraId="2F2C8C2F" w14:textId="7509960F" w:rsidR="001772E1" w:rsidRPr="002C4773" w:rsidRDefault="001772E1" w:rsidP="00DC367E">
      <w:pPr>
        <w:pStyle w:val="SFParasubclause1"/>
        <w:tabs>
          <w:tab w:val="num" w:pos="1440"/>
        </w:tabs>
        <w:ind w:left="0"/>
        <w:jc w:val="both"/>
        <w:rPr>
          <w:rStyle w:val="SFParasubclause1Char"/>
          <w:sz w:val="22"/>
          <w:szCs w:val="22"/>
        </w:rPr>
      </w:pPr>
      <w:commentRangeStart w:id="4"/>
      <w:commentRangeStart w:id="5"/>
      <w:r w:rsidRPr="002C4773">
        <w:rPr>
          <w:sz w:val="22"/>
          <w:szCs w:val="22"/>
        </w:rPr>
        <w:t>“Territory</w:t>
      </w:r>
      <w:commentRangeEnd w:id="4"/>
      <w:r w:rsidR="006B75DB">
        <w:rPr>
          <w:rStyle w:val="CommentReference"/>
        </w:rPr>
        <w:commentReference w:id="4"/>
      </w:r>
      <w:commentRangeEnd w:id="5"/>
      <w:r w:rsidR="007C47CA">
        <w:rPr>
          <w:rStyle w:val="CommentReference"/>
        </w:rPr>
        <w:commentReference w:id="5"/>
      </w:r>
      <w:r w:rsidRPr="002C4773">
        <w:rPr>
          <w:sz w:val="22"/>
          <w:szCs w:val="22"/>
        </w:rPr>
        <w:t>” means the geographic area within which th</w:t>
      </w:r>
      <w:r w:rsidR="006D53BF" w:rsidRPr="002C4773">
        <w:rPr>
          <w:sz w:val="22"/>
          <w:szCs w:val="22"/>
        </w:rPr>
        <w:t xml:space="preserve">is </w:t>
      </w:r>
      <w:r w:rsidR="00C66B8B" w:rsidRPr="002C4773">
        <w:rPr>
          <w:sz w:val="22"/>
          <w:szCs w:val="22"/>
        </w:rPr>
        <w:t>A</w:t>
      </w:r>
      <w:r w:rsidR="006D53BF" w:rsidRPr="002C4773">
        <w:rPr>
          <w:sz w:val="22"/>
          <w:szCs w:val="22"/>
        </w:rPr>
        <w:t>greement</w:t>
      </w:r>
      <w:r w:rsidRPr="002C4773">
        <w:rPr>
          <w:sz w:val="22"/>
          <w:szCs w:val="22"/>
        </w:rPr>
        <w:t xml:space="preserve"> hereunder shall be operative,</w:t>
      </w:r>
      <w:r w:rsidR="00C375A3">
        <w:rPr>
          <w:sz w:val="22"/>
          <w:szCs w:val="22"/>
        </w:rPr>
        <w:t xml:space="preserve"> as defined in Exhibit B, within which Partner is authorized to market and sell</w:t>
      </w:r>
      <w:r w:rsidR="006D53BF" w:rsidRPr="002C4773">
        <w:rPr>
          <w:sz w:val="22"/>
          <w:szCs w:val="22"/>
        </w:rPr>
        <w:t xml:space="preserve">. </w:t>
      </w:r>
    </w:p>
    <w:p w14:paraId="61662839" w14:textId="49217D0F" w:rsidR="001772E1" w:rsidRPr="002C4773" w:rsidRDefault="000E6AFC" w:rsidP="00DC367E">
      <w:pPr>
        <w:pStyle w:val="SFPara-Clause"/>
        <w:spacing w:before="0"/>
        <w:rPr>
          <w:rStyle w:val="SFParasubclause1Char"/>
          <w:b/>
          <w:bCs/>
          <w:sz w:val="22"/>
          <w:szCs w:val="22"/>
        </w:rPr>
      </w:pPr>
      <w:r w:rsidRPr="002C4773">
        <w:rPr>
          <w:rStyle w:val="SFParasubclause1Char"/>
          <w:b/>
          <w:bCs/>
          <w:sz w:val="22"/>
          <w:szCs w:val="22"/>
          <w:u w:val="single"/>
        </w:rPr>
        <w:t>Appointment</w:t>
      </w:r>
      <w:r w:rsidR="002C7B96">
        <w:rPr>
          <w:rStyle w:val="SFParasubclause1Char"/>
          <w:b/>
          <w:bCs/>
          <w:sz w:val="22"/>
          <w:szCs w:val="22"/>
          <w:u w:val="single"/>
        </w:rPr>
        <w:t xml:space="preserve"> as Independent </w:t>
      </w:r>
      <w:r w:rsidR="009B207A">
        <w:rPr>
          <w:rStyle w:val="SFParasubclause1Char"/>
          <w:b/>
          <w:bCs/>
          <w:sz w:val="22"/>
          <w:szCs w:val="22"/>
          <w:u w:val="single"/>
        </w:rPr>
        <w:t>Partner</w:t>
      </w:r>
      <w:r w:rsidR="00030440" w:rsidRPr="002C4773">
        <w:rPr>
          <w:rStyle w:val="SFParasubclause1Char"/>
          <w:b/>
          <w:bCs/>
          <w:sz w:val="22"/>
          <w:szCs w:val="22"/>
        </w:rPr>
        <w:t>.</w:t>
      </w:r>
    </w:p>
    <w:p w14:paraId="69127920" w14:textId="1D881C57" w:rsidR="000A13C7" w:rsidRPr="00FE2A96" w:rsidRDefault="002C7B96" w:rsidP="00DC367E">
      <w:pPr>
        <w:pStyle w:val="SFParasubclause1"/>
        <w:tabs>
          <w:tab w:val="num" w:pos="1440"/>
        </w:tabs>
        <w:ind w:left="0"/>
        <w:jc w:val="both"/>
        <w:rPr>
          <w:rStyle w:val="SFParasubclause1Char"/>
          <w:b/>
          <w:bCs/>
          <w:color w:val="000000" w:themeColor="text1"/>
          <w:sz w:val="22"/>
          <w:szCs w:val="22"/>
        </w:rPr>
      </w:pPr>
      <w:r>
        <w:rPr>
          <w:rStyle w:val="SFParasubclause1Char"/>
          <w:sz w:val="22"/>
          <w:szCs w:val="22"/>
          <w:u w:val="single"/>
        </w:rPr>
        <w:t xml:space="preserve">Non-Exclusive </w:t>
      </w:r>
      <w:r w:rsidR="000A22D4" w:rsidRPr="002C4773">
        <w:rPr>
          <w:rStyle w:val="SFParasubclause1Char"/>
          <w:sz w:val="22"/>
          <w:szCs w:val="22"/>
          <w:u w:val="single"/>
        </w:rPr>
        <w:t>Appointment</w:t>
      </w:r>
      <w:r w:rsidR="001772E1" w:rsidRPr="002C4773">
        <w:rPr>
          <w:rStyle w:val="SFParasubclause1Char"/>
          <w:sz w:val="22"/>
          <w:szCs w:val="22"/>
        </w:rPr>
        <w:t xml:space="preserve">. </w:t>
      </w:r>
      <w:r w:rsidR="002F18AB" w:rsidRPr="002C4773">
        <w:rPr>
          <w:rStyle w:val="SFParasubclause1Char"/>
          <w:sz w:val="22"/>
          <w:szCs w:val="22"/>
        </w:rPr>
        <w:t xml:space="preserve">Subject to the terms and conditions herein, </w:t>
      </w:r>
      <w:r w:rsidR="00F142E7">
        <w:rPr>
          <w:rStyle w:val="SFParasubclause1Char"/>
          <w:sz w:val="22"/>
          <w:szCs w:val="22"/>
        </w:rPr>
        <w:t>Company</w:t>
      </w:r>
      <w:r w:rsidR="001772E1" w:rsidRPr="002C4773">
        <w:rPr>
          <w:rStyle w:val="SFParasubclause1Char"/>
          <w:sz w:val="22"/>
          <w:szCs w:val="22"/>
        </w:rPr>
        <w:t xml:space="preserve"> hereby </w:t>
      </w:r>
      <w:r w:rsidR="00665194" w:rsidRPr="002C4773">
        <w:rPr>
          <w:rStyle w:val="SFParasubclause1Char"/>
          <w:sz w:val="22"/>
          <w:szCs w:val="22"/>
        </w:rPr>
        <w:t xml:space="preserve">appoints </w:t>
      </w:r>
      <w:r w:rsidR="004A5224">
        <w:rPr>
          <w:rStyle w:val="SFParasubclause1Char"/>
          <w:sz w:val="22"/>
          <w:szCs w:val="22"/>
        </w:rPr>
        <w:t>Partner</w:t>
      </w:r>
      <w:r w:rsidR="00665194" w:rsidRPr="002C4773">
        <w:rPr>
          <w:rStyle w:val="SFParasubclause1Char"/>
          <w:sz w:val="22"/>
          <w:szCs w:val="22"/>
        </w:rPr>
        <w:t xml:space="preserve"> </w:t>
      </w:r>
      <w:del w:id="6" w:author="Brandon Chapman" w:date="2025-11-17T13:46:00Z" w16du:dateUtc="2025-11-17T20:46:00Z">
        <w:r w:rsidR="005A2165" w:rsidDel="00747570">
          <w:rPr>
            <w:rStyle w:val="SFParasubclause1Char"/>
            <w:sz w:val="22"/>
            <w:szCs w:val="22"/>
          </w:rPr>
          <w:delText xml:space="preserve">to act </w:delText>
        </w:r>
        <w:r w:rsidR="00665194" w:rsidRPr="002C4773" w:rsidDel="00747570">
          <w:rPr>
            <w:rStyle w:val="SFParasubclause1Char"/>
            <w:sz w:val="22"/>
            <w:szCs w:val="22"/>
          </w:rPr>
          <w:delText xml:space="preserve">as </w:delText>
        </w:r>
        <w:r w:rsidR="00F142E7" w:rsidDel="00747570">
          <w:rPr>
            <w:rStyle w:val="SFParasubclause1Char"/>
            <w:sz w:val="22"/>
            <w:szCs w:val="22"/>
          </w:rPr>
          <w:delText xml:space="preserve">a </w:delText>
        </w:r>
      </w:del>
      <w:ins w:id="7" w:author="Brandon Chapman" w:date="2025-11-17T13:46:00Z" w16du:dateUtc="2025-11-17T20:46:00Z">
        <w:r w:rsidR="00747570">
          <w:rPr>
            <w:rStyle w:val="SFParasubclause1Char"/>
            <w:sz w:val="22"/>
            <w:szCs w:val="22"/>
          </w:rPr>
          <w:t xml:space="preserve">on a </w:t>
        </w:r>
      </w:ins>
      <w:r w:rsidR="00F142E7">
        <w:rPr>
          <w:rStyle w:val="SFParasubclause1Char"/>
          <w:sz w:val="22"/>
          <w:szCs w:val="22"/>
        </w:rPr>
        <w:t>non-</w:t>
      </w:r>
      <w:r w:rsidR="001772E1" w:rsidRPr="002C4773">
        <w:rPr>
          <w:rStyle w:val="SFParasubclause1Char"/>
          <w:sz w:val="22"/>
          <w:szCs w:val="22"/>
        </w:rPr>
        <w:t>exclusive</w:t>
      </w:r>
      <w:r w:rsidR="00665194" w:rsidRPr="002C4773">
        <w:rPr>
          <w:rStyle w:val="SFParasubclause1Char"/>
          <w:sz w:val="22"/>
          <w:szCs w:val="22"/>
        </w:rPr>
        <w:t xml:space="preserve"> </w:t>
      </w:r>
      <w:ins w:id="8" w:author="Brandon Chapman" w:date="2025-11-17T13:47:00Z" w16du:dateUtc="2025-11-17T20:47:00Z">
        <w:r w:rsidR="00747570">
          <w:rPr>
            <w:rStyle w:val="SFParasubclause1Char"/>
            <w:sz w:val="22"/>
            <w:szCs w:val="22"/>
          </w:rPr>
          <w:t xml:space="preserve">basis to </w:t>
        </w:r>
      </w:ins>
      <w:del w:id="9" w:author="Brandon Chapman" w:date="2025-11-17T13:47:00Z" w16du:dateUtc="2025-11-17T20:47:00Z">
        <w:r w:rsidR="004A7450" w:rsidDel="00E01772">
          <w:rPr>
            <w:rStyle w:val="SFParasubclause1Char"/>
            <w:sz w:val="22"/>
            <w:szCs w:val="22"/>
          </w:rPr>
          <w:delText>MSP</w:delText>
        </w:r>
      </w:del>
      <w:ins w:id="10" w:author="Brandon Chapman" w:date="2025-11-17T13:47:00Z" w16du:dateUtc="2025-11-17T20:47:00Z">
        <w:r w:rsidR="00E01772">
          <w:rPr>
            <w:rStyle w:val="SFParasubclause1Char"/>
            <w:sz w:val="22"/>
            <w:szCs w:val="22"/>
          </w:rPr>
          <w:t>market, promote</w:t>
        </w:r>
        <w:r w:rsidR="000E2B2E">
          <w:rPr>
            <w:rStyle w:val="SFParasubclause1Char"/>
            <w:sz w:val="22"/>
            <w:szCs w:val="22"/>
          </w:rPr>
          <w:t>, demonstrate and make slales</w:t>
        </w:r>
      </w:ins>
      <w:r w:rsidR="00665194" w:rsidRPr="002C4773">
        <w:rPr>
          <w:rStyle w:val="SFParasubclause1Char"/>
          <w:sz w:val="22"/>
          <w:szCs w:val="22"/>
        </w:rPr>
        <w:t xml:space="preserve"> </w:t>
      </w:r>
      <w:r w:rsidR="005A2165">
        <w:rPr>
          <w:rStyle w:val="SFParasubclause1Char"/>
          <w:sz w:val="22"/>
          <w:szCs w:val="22"/>
        </w:rPr>
        <w:t>of</w:t>
      </w:r>
      <w:r w:rsidR="00264499" w:rsidRPr="002C4773">
        <w:rPr>
          <w:rStyle w:val="SFParasubclause1Char"/>
          <w:sz w:val="22"/>
          <w:szCs w:val="22"/>
        </w:rPr>
        <w:t xml:space="preserve"> the</w:t>
      </w:r>
      <w:r w:rsidR="00665194" w:rsidRPr="002C4773">
        <w:rPr>
          <w:rStyle w:val="SFParasubclause1Char"/>
          <w:sz w:val="22"/>
          <w:szCs w:val="22"/>
        </w:rPr>
        <w:t xml:space="preserve"> Products</w:t>
      </w:r>
      <w:r w:rsidR="005A2165">
        <w:rPr>
          <w:rStyle w:val="SFParasubclause1Char"/>
          <w:sz w:val="22"/>
          <w:szCs w:val="22"/>
        </w:rPr>
        <w:t xml:space="preserve"> to Customers</w:t>
      </w:r>
      <w:r w:rsidR="00665194" w:rsidRPr="002C4773">
        <w:rPr>
          <w:rStyle w:val="SFParasubclause1Char"/>
          <w:sz w:val="22"/>
          <w:szCs w:val="22"/>
        </w:rPr>
        <w:t xml:space="preserve"> in the Territory </w:t>
      </w:r>
      <w:r w:rsidR="000A13C7" w:rsidRPr="002C4773">
        <w:rPr>
          <w:rStyle w:val="SFParasubclause1Char"/>
          <w:sz w:val="22"/>
          <w:szCs w:val="22"/>
        </w:rPr>
        <w:t>during the Term</w:t>
      </w:r>
      <w:r w:rsidR="00665194" w:rsidRPr="002C4773">
        <w:rPr>
          <w:rStyle w:val="SFParasubclause1Char"/>
          <w:sz w:val="22"/>
          <w:szCs w:val="22"/>
        </w:rPr>
        <w:t>, as follows</w:t>
      </w:r>
      <w:r w:rsidR="000A13C7" w:rsidRPr="002C4773">
        <w:rPr>
          <w:rStyle w:val="SFParasubclause1Char"/>
          <w:sz w:val="22"/>
          <w:szCs w:val="22"/>
        </w:rPr>
        <w:t xml:space="preserve">: (i) </w:t>
      </w:r>
      <w:r w:rsidR="004A7450">
        <w:rPr>
          <w:rStyle w:val="SFParasubclause1Char"/>
          <w:sz w:val="22"/>
          <w:szCs w:val="22"/>
        </w:rPr>
        <w:t>Partner</w:t>
      </w:r>
      <w:r w:rsidR="004A7450" w:rsidRPr="002C4773">
        <w:rPr>
          <w:rStyle w:val="SFParasubclause1Char"/>
          <w:sz w:val="22"/>
          <w:szCs w:val="22"/>
        </w:rPr>
        <w:t xml:space="preserve"> </w:t>
      </w:r>
      <w:r w:rsidR="00890F0E" w:rsidRPr="002C4773">
        <w:rPr>
          <w:rStyle w:val="SFParasubclause1Char"/>
          <w:sz w:val="22"/>
          <w:szCs w:val="22"/>
        </w:rPr>
        <w:t xml:space="preserve">shall have the </w:t>
      </w:r>
      <w:r w:rsidR="00FE2A96">
        <w:rPr>
          <w:rStyle w:val="SFParasubclause1Char"/>
          <w:sz w:val="22"/>
          <w:szCs w:val="22"/>
        </w:rPr>
        <w:t>non-</w:t>
      </w:r>
      <w:r w:rsidR="00890F0E" w:rsidRPr="002C4773">
        <w:rPr>
          <w:rStyle w:val="SFParasubclause1Char"/>
          <w:sz w:val="22"/>
          <w:szCs w:val="22"/>
        </w:rPr>
        <w:t>exclusive marketing rights for the Products within the Territory</w:t>
      </w:r>
      <w:r w:rsidR="001C613E" w:rsidRPr="002C4773">
        <w:rPr>
          <w:rStyle w:val="SFParasubclause1Char"/>
          <w:sz w:val="22"/>
          <w:szCs w:val="22"/>
        </w:rPr>
        <w:t xml:space="preserve"> to Customer</w:t>
      </w:r>
      <w:r w:rsidR="00C2111F" w:rsidRPr="002C4773">
        <w:rPr>
          <w:rStyle w:val="SFParasubclause1Char"/>
          <w:sz w:val="22"/>
          <w:szCs w:val="22"/>
        </w:rPr>
        <w:t>s;</w:t>
      </w:r>
      <w:r w:rsidR="00890F0E" w:rsidRPr="002C4773">
        <w:rPr>
          <w:rStyle w:val="SFParasubclause1Char"/>
          <w:sz w:val="22"/>
          <w:szCs w:val="22"/>
        </w:rPr>
        <w:t xml:space="preserve"> </w:t>
      </w:r>
      <w:r w:rsidR="000A13C7" w:rsidRPr="002C4773">
        <w:rPr>
          <w:rStyle w:val="SFParasubclause1Char"/>
          <w:sz w:val="22"/>
          <w:szCs w:val="22"/>
        </w:rPr>
        <w:t xml:space="preserve">(ii) </w:t>
      </w:r>
      <w:r w:rsidR="004A7450">
        <w:rPr>
          <w:rStyle w:val="SFParasubclause1Char"/>
          <w:sz w:val="22"/>
          <w:szCs w:val="22"/>
        </w:rPr>
        <w:t>Partner</w:t>
      </w:r>
      <w:r w:rsidR="004A7450" w:rsidRPr="002C4773">
        <w:rPr>
          <w:rStyle w:val="SFParasubclause1Char"/>
          <w:sz w:val="22"/>
          <w:szCs w:val="22"/>
        </w:rPr>
        <w:t xml:space="preserve"> </w:t>
      </w:r>
      <w:r w:rsidR="00207CFA" w:rsidRPr="002C4773">
        <w:rPr>
          <w:rStyle w:val="SFParasubclause1Char"/>
          <w:sz w:val="22"/>
          <w:szCs w:val="22"/>
        </w:rPr>
        <w:t xml:space="preserve">shall sell the Products only in the </w:t>
      </w:r>
      <w:r w:rsidR="001C613E" w:rsidRPr="002C4773">
        <w:rPr>
          <w:rStyle w:val="SFParasubclause1Char"/>
          <w:sz w:val="22"/>
          <w:szCs w:val="22"/>
        </w:rPr>
        <w:t>Territory</w:t>
      </w:r>
      <w:r w:rsidR="00C66B8B" w:rsidRPr="002C4773">
        <w:rPr>
          <w:rStyle w:val="SFParasubclause1Char"/>
          <w:sz w:val="22"/>
          <w:szCs w:val="22"/>
        </w:rPr>
        <w:t xml:space="preserve"> to Customer</w:t>
      </w:r>
      <w:r w:rsidR="00C2111F" w:rsidRPr="002C4773">
        <w:rPr>
          <w:rStyle w:val="SFParasubclause1Char"/>
          <w:sz w:val="22"/>
          <w:szCs w:val="22"/>
        </w:rPr>
        <w:t>s</w:t>
      </w:r>
      <w:r w:rsidR="00207CFA" w:rsidRPr="002C4773">
        <w:rPr>
          <w:rStyle w:val="SFParasubclause1Char"/>
          <w:sz w:val="22"/>
          <w:szCs w:val="22"/>
        </w:rPr>
        <w:t xml:space="preserve">; </w:t>
      </w:r>
      <w:r w:rsidR="00FE2A96">
        <w:rPr>
          <w:rStyle w:val="SFParasubclause1Char"/>
          <w:sz w:val="22"/>
          <w:szCs w:val="22"/>
        </w:rPr>
        <w:t xml:space="preserve">and </w:t>
      </w:r>
      <w:r w:rsidR="008C4250" w:rsidRPr="002C4773">
        <w:rPr>
          <w:rStyle w:val="SFParasubclause1Char"/>
          <w:sz w:val="22"/>
          <w:szCs w:val="22"/>
        </w:rPr>
        <w:t xml:space="preserve">(iii) </w:t>
      </w:r>
      <w:r w:rsidR="004A7450">
        <w:rPr>
          <w:rStyle w:val="SFParasubclause1Char"/>
          <w:sz w:val="22"/>
          <w:szCs w:val="22"/>
        </w:rPr>
        <w:t>Partner</w:t>
      </w:r>
      <w:r w:rsidR="004A7450" w:rsidRPr="002C4773">
        <w:rPr>
          <w:rStyle w:val="SFParasubclause1Char"/>
          <w:sz w:val="22"/>
          <w:szCs w:val="22"/>
        </w:rPr>
        <w:t xml:space="preserve"> </w:t>
      </w:r>
      <w:r w:rsidR="008C4250" w:rsidRPr="00FE2A96">
        <w:rPr>
          <w:rStyle w:val="SFParasubclause1Char"/>
          <w:color w:val="000000" w:themeColor="text1"/>
          <w:sz w:val="22"/>
          <w:szCs w:val="22"/>
        </w:rPr>
        <w:t xml:space="preserve">shall not sell any </w:t>
      </w:r>
      <w:r w:rsidR="00FF3412" w:rsidRPr="00FE2A96">
        <w:rPr>
          <w:rStyle w:val="SFParasubclause1Char"/>
          <w:color w:val="000000" w:themeColor="text1"/>
          <w:sz w:val="22"/>
          <w:szCs w:val="22"/>
        </w:rPr>
        <w:t xml:space="preserve">competing </w:t>
      </w:r>
      <w:r w:rsidR="008C4250" w:rsidRPr="00FE2A96">
        <w:rPr>
          <w:rStyle w:val="SFParasubclause1Char"/>
          <w:color w:val="000000" w:themeColor="text1"/>
          <w:sz w:val="22"/>
          <w:szCs w:val="22"/>
        </w:rPr>
        <w:t>produc</w:t>
      </w:r>
      <w:r w:rsidR="00FE2A96">
        <w:rPr>
          <w:rStyle w:val="SFParasubclause1Char"/>
          <w:color w:val="000000" w:themeColor="text1"/>
          <w:sz w:val="22"/>
          <w:szCs w:val="22"/>
        </w:rPr>
        <w:t>ts or services</w:t>
      </w:r>
      <w:r w:rsidR="008C4250" w:rsidRPr="00FE2A96">
        <w:rPr>
          <w:rStyle w:val="SFParasubclause1Char"/>
          <w:color w:val="000000" w:themeColor="text1"/>
          <w:sz w:val="22"/>
          <w:szCs w:val="22"/>
        </w:rPr>
        <w:t xml:space="preserve"> in the Territory</w:t>
      </w:r>
      <w:r w:rsidR="00C66B8B" w:rsidRPr="00FE2A96">
        <w:rPr>
          <w:rStyle w:val="SFParasubclause1Char"/>
          <w:color w:val="000000" w:themeColor="text1"/>
          <w:sz w:val="22"/>
          <w:szCs w:val="22"/>
        </w:rPr>
        <w:t xml:space="preserve">. </w:t>
      </w:r>
    </w:p>
    <w:p w14:paraId="73F09F60" w14:textId="3D2F8D8E" w:rsidR="00030440" w:rsidRPr="00CC2184" w:rsidRDefault="00BC5660"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Restriction on Use</w:t>
      </w:r>
      <w:r w:rsidRPr="002C4773">
        <w:rPr>
          <w:rStyle w:val="SFParasubclause1Char"/>
          <w:sz w:val="22"/>
          <w:szCs w:val="22"/>
        </w:rPr>
        <w:t xml:space="preserve">. </w:t>
      </w:r>
      <w:r w:rsidR="004A7450">
        <w:rPr>
          <w:rStyle w:val="SFParasubclause1Char"/>
          <w:sz w:val="22"/>
          <w:szCs w:val="22"/>
        </w:rPr>
        <w:t>Partner</w:t>
      </w:r>
      <w:r w:rsidR="004A7450" w:rsidRPr="002C4773">
        <w:rPr>
          <w:rStyle w:val="SFParasubclause1Char"/>
          <w:sz w:val="22"/>
          <w:szCs w:val="22"/>
        </w:rPr>
        <w:t xml:space="preserve"> </w:t>
      </w:r>
      <w:r w:rsidRPr="002C4773">
        <w:rPr>
          <w:rStyle w:val="SFParasubclause1Char"/>
          <w:sz w:val="22"/>
          <w:szCs w:val="22"/>
        </w:rPr>
        <w:t xml:space="preserve">shall not use the Products for any purposes beyond the scope of the </w:t>
      </w:r>
      <w:r w:rsidR="007575C1" w:rsidRPr="002C4773">
        <w:rPr>
          <w:rStyle w:val="SFParasubclause1Char"/>
          <w:sz w:val="22"/>
          <w:szCs w:val="22"/>
        </w:rPr>
        <w:t>appointment</w:t>
      </w:r>
      <w:r w:rsidRPr="002C4773">
        <w:rPr>
          <w:rStyle w:val="SFParasubclause1Char"/>
          <w:sz w:val="22"/>
          <w:szCs w:val="22"/>
        </w:rPr>
        <w:t xml:space="preserve"> granted in this Agreement. </w:t>
      </w:r>
      <w:r w:rsidR="009B207A">
        <w:rPr>
          <w:rStyle w:val="SFParasubclause1Char"/>
          <w:sz w:val="22"/>
          <w:szCs w:val="22"/>
        </w:rPr>
        <w:t>Partner</w:t>
      </w:r>
      <w:r w:rsidR="007575C1" w:rsidRPr="002C4773">
        <w:rPr>
          <w:rStyle w:val="SFParasubclause1Char"/>
          <w:sz w:val="22"/>
          <w:szCs w:val="22"/>
        </w:rPr>
        <w:t xml:space="preserve"> </w:t>
      </w:r>
      <w:r w:rsidRPr="002C4773">
        <w:rPr>
          <w:rStyle w:val="SFParasubclause1Char"/>
          <w:sz w:val="22"/>
          <w:szCs w:val="22"/>
        </w:rPr>
        <w:t>shall not</w:t>
      </w:r>
      <w:r w:rsidR="0044513F">
        <w:rPr>
          <w:rStyle w:val="SFParasubclause1Char"/>
          <w:sz w:val="22"/>
          <w:szCs w:val="22"/>
        </w:rPr>
        <w:t xml:space="preserve">, </w:t>
      </w:r>
      <w:commentRangeStart w:id="11"/>
      <w:commentRangeStart w:id="12"/>
      <w:r w:rsidR="0044513F">
        <w:rPr>
          <w:rStyle w:val="SFParasubclause1Char"/>
          <w:sz w:val="22"/>
          <w:szCs w:val="22"/>
        </w:rPr>
        <w:t>without express written permission from the Company</w:t>
      </w:r>
      <w:commentRangeEnd w:id="11"/>
      <w:r w:rsidR="00C004FC">
        <w:rPr>
          <w:rStyle w:val="CommentReference"/>
        </w:rPr>
        <w:commentReference w:id="11"/>
      </w:r>
      <w:commentRangeEnd w:id="12"/>
      <w:r w:rsidR="00EE2CBE">
        <w:rPr>
          <w:rStyle w:val="CommentReference"/>
        </w:rPr>
        <w:commentReference w:id="12"/>
      </w:r>
      <w:r w:rsidRPr="002C4773">
        <w:rPr>
          <w:rStyle w:val="SFParasubclause1Char"/>
          <w:sz w:val="22"/>
          <w:szCs w:val="22"/>
        </w:rPr>
        <w:t>: (a) create or attempt to creat</w:t>
      </w:r>
      <w:r w:rsidR="00DC0B8B">
        <w:rPr>
          <w:rStyle w:val="SFParasubclause1Char"/>
          <w:sz w:val="22"/>
          <w:szCs w:val="22"/>
        </w:rPr>
        <w:t xml:space="preserve">e other </w:t>
      </w:r>
      <w:r w:rsidR="00547B33">
        <w:rPr>
          <w:rStyle w:val="SFParasubclause1Char"/>
          <w:sz w:val="22"/>
          <w:szCs w:val="22"/>
        </w:rPr>
        <w:t xml:space="preserve">items, </w:t>
      </w:r>
      <w:r w:rsidR="00DC0B8B">
        <w:rPr>
          <w:rStyle w:val="SFParasubclause1Char"/>
          <w:sz w:val="22"/>
          <w:szCs w:val="22"/>
        </w:rPr>
        <w:t>products or services</w:t>
      </w:r>
      <w:r w:rsidRPr="002C4773">
        <w:rPr>
          <w:rStyle w:val="SFParasubclause1Char"/>
          <w:sz w:val="22"/>
          <w:szCs w:val="22"/>
        </w:rPr>
        <w:t xml:space="preserve"> by reverse engineering, disassembl</w:t>
      </w:r>
      <w:r w:rsidR="00C82EE3" w:rsidRPr="002C4773">
        <w:rPr>
          <w:rStyle w:val="SFParasubclause1Char"/>
          <w:sz w:val="22"/>
          <w:szCs w:val="22"/>
        </w:rPr>
        <w:t>ing</w:t>
      </w:r>
      <w:r w:rsidRPr="002C4773">
        <w:rPr>
          <w:rStyle w:val="SFParasubclause1Char"/>
          <w:sz w:val="22"/>
          <w:szCs w:val="22"/>
        </w:rPr>
        <w:t>, decompil</w:t>
      </w:r>
      <w:r w:rsidR="00DC0B8B">
        <w:rPr>
          <w:rStyle w:val="SFParasubclause1Char"/>
          <w:sz w:val="22"/>
          <w:szCs w:val="22"/>
        </w:rPr>
        <w:t>ing</w:t>
      </w:r>
      <w:r w:rsidRPr="002C4773">
        <w:rPr>
          <w:rStyle w:val="SFParasubclause1Char"/>
          <w:sz w:val="22"/>
          <w:szCs w:val="22"/>
        </w:rPr>
        <w:t xml:space="preserve"> or otherwise,</w:t>
      </w:r>
      <w:r w:rsidR="004920C8">
        <w:rPr>
          <w:rStyle w:val="SFParasubclause1Char"/>
          <w:sz w:val="22"/>
          <w:szCs w:val="22"/>
        </w:rPr>
        <w:t xml:space="preserve"> the source code</w:t>
      </w:r>
      <w:r w:rsidRPr="002C4773">
        <w:rPr>
          <w:rStyle w:val="SFParasubclause1Char"/>
          <w:sz w:val="22"/>
          <w:szCs w:val="22"/>
        </w:rPr>
        <w:t xml:space="preserve"> </w:t>
      </w:r>
      <w:r w:rsidR="007575C1" w:rsidRPr="002C4773">
        <w:rPr>
          <w:rStyle w:val="SFParasubclause1Char"/>
          <w:sz w:val="22"/>
          <w:szCs w:val="22"/>
        </w:rPr>
        <w:t>if any</w:t>
      </w:r>
      <w:r w:rsidRPr="002C4773">
        <w:rPr>
          <w:rStyle w:val="SFParasubclause1Char"/>
          <w:sz w:val="22"/>
          <w:szCs w:val="22"/>
        </w:rPr>
        <w:t>, (or the underlying ideas</w:t>
      </w:r>
      <w:r w:rsidR="004920C8">
        <w:rPr>
          <w:rStyle w:val="SFParasubclause1Char"/>
          <w:sz w:val="22"/>
          <w:szCs w:val="22"/>
        </w:rPr>
        <w:t xml:space="preserve">, algorithms, </w:t>
      </w:r>
      <w:r w:rsidRPr="002C4773">
        <w:rPr>
          <w:rStyle w:val="SFParasubclause1Char"/>
          <w:sz w:val="22"/>
          <w:szCs w:val="22"/>
        </w:rPr>
        <w:t xml:space="preserve">structure or organization) from the Products, or any part thereof, or aid or permit others to do so; (b) </w:t>
      </w:r>
      <w:commentRangeStart w:id="13"/>
      <w:commentRangeStart w:id="14"/>
      <w:r w:rsidRPr="002C4773">
        <w:rPr>
          <w:rStyle w:val="SFParasubclause1Char"/>
          <w:sz w:val="22"/>
          <w:szCs w:val="22"/>
        </w:rPr>
        <w:t xml:space="preserve">remove or alter any trademark, logo, copyright or other proprietary notices or markings in the Products; </w:t>
      </w:r>
      <w:commentRangeEnd w:id="13"/>
      <w:r w:rsidR="00C004FC">
        <w:rPr>
          <w:rStyle w:val="CommentReference"/>
        </w:rPr>
        <w:commentReference w:id="13"/>
      </w:r>
      <w:commentRangeEnd w:id="14"/>
      <w:r w:rsidR="00551937">
        <w:rPr>
          <w:rStyle w:val="CommentReference"/>
        </w:rPr>
        <w:commentReference w:id="14"/>
      </w:r>
      <w:r w:rsidRPr="002C4773">
        <w:rPr>
          <w:rStyle w:val="SFParasubclause1Char"/>
          <w:sz w:val="22"/>
          <w:szCs w:val="22"/>
        </w:rPr>
        <w:t>or (c) copy, modify, or create any deriv</w:t>
      </w:r>
      <w:r w:rsidR="009106CA">
        <w:rPr>
          <w:rStyle w:val="SFParasubclause1Char"/>
          <w:sz w:val="22"/>
          <w:szCs w:val="22"/>
        </w:rPr>
        <w:t>ative</w:t>
      </w:r>
      <w:r w:rsidRPr="002C4773">
        <w:rPr>
          <w:rStyle w:val="SFParasubclause1Char"/>
          <w:sz w:val="22"/>
          <w:szCs w:val="22"/>
        </w:rPr>
        <w:t xml:space="preserve"> work of the</w:t>
      </w:r>
      <w:r w:rsidR="004738CF" w:rsidRPr="002C4773">
        <w:rPr>
          <w:rStyle w:val="SFParasubclause1Char"/>
          <w:sz w:val="22"/>
          <w:szCs w:val="22"/>
        </w:rPr>
        <w:t xml:space="preserve"> </w:t>
      </w:r>
      <w:r w:rsidRPr="002C4773">
        <w:rPr>
          <w:rStyle w:val="SFParasubclause1Char"/>
          <w:sz w:val="22"/>
          <w:szCs w:val="22"/>
        </w:rPr>
        <w:t xml:space="preserve">Products or any portion thereof. </w:t>
      </w:r>
      <w:r w:rsidR="00030440" w:rsidRPr="002C4773">
        <w:rPr>
          <w:rStyle w:val="SFParasubclause1Char"/>
          <w:b/>
          <w:bCs/>
          <w:sz w:val="22"/>
          <w:szCs w:val="22"/>
        </w:rPr>
        <w:t xml:space="preserve"> </w:t>
      </w:r>
      <w:r w:rsidR="009B207A">
        <w:rPr>
          <w:rStyle w:val="SFParasubclause1Char"/>
          <w:sz w:val="22"/>
          <w:szCs w:val="22"/>
        </w:rPr>
        <w:t>Partner</w:t>
      </w:r>
      <w:r w:rsidR="00D40EDD" w:rsidRPr="002C4773">
        <w:rPr>
          <w:rStyle w:val="SFParasubclause1Char"/>
          <w:sz w:val="22"/>
          <w:szCs w:val="22"/>
        </w:rPr>
        <w:t xml:space="preserve"> shall not use any of </w:t>
      </w:r>
      <w:r w:rsidR="000B0D99">
        <w:rPr>
          <w:rStyle w:val="SFParasubclause1Char"/>
          <w:sz w:val="22"/>
          <w:szCs w:val="22"/>
        </w:rPr>
        <w:t>Company</w:t>
      </w:r>
      <w:r w:rsidR="007575C1" w:rsidRPr="002C4773">
        <w:rPr>
          <w:rStyle w:val="SFParasubclause1Char"/>
          <w:sz w:val="22"/>
          <w:szCs w:val="22"/>
        </w:rPr>
        <w:t>’s</w:t>
      </w:r>
      <w:r w:rsidR="00D40EDD" w:rsidRPr="002C4773">
        <w:rPr>
          <w:rStyle w:val="SFParasubclause1Char"/>
          <w:sz w:val="22"/>
          <w:szCs w:val="22"/>
        </w:rPr>
        <w:t xml:space="preserve"> Confidential Information, including but not limited to business and/or Product plans, pricing, marketing initiatives, designs and documentation, for any purpose not set forth in this Agreement</w:t>
      </w:r>
      <w:r w:rsidR="00C15610" w:rsidRPr="002C4773">
        <w:rPr>
          <w:rStyle w:val="SFParasubclause1Char"/>
          <w:sz w:val="22"/>
          <w:szCs w:val="22"/>
        </w:rPr>
        <w:t>.</w:t>
      </w:r>
    </w:p>
    <w:p w14:paraId="42161141" w14:textId="365CF14C" w:rsidR="00D76421" w:rsidRPr="002C4773" w:rsidRDefault="00D76421" w:rsidP="00DC367E">
      <w:pPr>
        <w:pStyle w:val="SFParasubclause1"/>
        <w:tabs>
          <w:tab w:val="num" w:pos="1440"/>
        </w:tabs>
        <w:ind w:left="0"/>
        <w:jc w:val="both"/>
        <w:rPr>
          <w:rStyle w:val="SFParasubclause1Char"/>
          <w:b/>
          <w:bCs/>
          <w:sz w:val="22"/>
          <w:szCs w:val="22"/>
        </w:rPr>
      </w:pPr>
      <w:r>
        <w:rPr>
          <w:rStyle w:val="SFParasubclause1Char"/>
          <w:sz w:val="22"/>
          <w:szCs w:val="22"/>
          <w:u w:val="single"/>
        </w:rPr>
        <w:t>Integration</w:t>
      </w:r>
      <w:r>
        <w:rPr>
          <w:rStyle w:val="SFParasubclause1Char"/>
          <w:sz w:val="22"/>
          <w:szCs w:val="22"/>
        </w:rPr>
        <w:t xml:space="preserve">. </w:t>
      </w:r>
      <w:r w:rsidR="003642A6" w:rsidRPr="003642A6">
        <w:rPr>
          <w:rStyle w:val="SFParasubclause1Char"/>
          <w:sz w:val="22"/>
          <w:szCs w:val="22"/>
        </w:rPr>
        <w:t xml:space="preserve">Partner may integrate Company’s Products into its managed security or IT services, provided such integration maintains Company’s brand integrity and complies with technical and security standards outlined in Exhibit </w:t>
      </w:r>
      <w:r w:rsidR="007821C8">
        <w:rPr>
          <w:rStyle w:val="SFParasubclause1Char"/>
          <w:sz w:val="22"/>
          <w:szCs w:val="22"/>
        </w:rPr>
        <w:t>E</w:t>
      </w:r>
      <w:r w:rsidR="00C657E8">
        <w:rPr>
          <w:rStyle w:val="SFParasubclause1Char"/>
          <w:sz w:val="22"/>
          <w:szCs w:val="22"/>
        </w:rPr>
        <w:t>, unless otherwise agreed to</w:t>
      </w:r>
      <w:r w:rsidR="003642A6" w:rsidRPr="003642A6">
        <w:rPr>
          <w:rStyle w:val="SFParasubclause1Char"/>
          <w:sz w:val="22"/>
          <w:szCs w:val="22"/>
        </w:rPr>
        <w:t>.</w:t>
      </w:r>
    </w:p>
    <w:p w14:paraId="4A3B62F3" w14:textId="30F9BEBE" w:rsidR="00477728" w:rsidRPr="00367EE1" w:rsidRDefault="005940D1">
      <w:pPr>
        <w:pStyle w:val="SFParasubclause1"/>
        <w:tabs>
          <w:tab w:val="num" w:pos="1440"/>
        </w:tabs>
        <w:ind w:left="0"/>
        <w:rPr>
          <w:rStyle w:val="SFParasubclause1Char"/>
          <w:lang w:val="en-GB"/>
          <w:rPrChange w:id="15" w:author="Brandon Chapman" w:date="2025-11-17T14:13:00Z" w16du:dateUtc="2025-11-17T21:13:00Z">
            <w:rPr>
              <w:rStyle w:val="SFParasubclause1Char"/>
              <w:sz w:val="22"/>
              <w:szCs w:val="22"/>
            </w:rPr>
          </w:rPrChange>
        </w:rPr>
        <w:pPrChange w:id="16" w:author="Brandon Chapman" w:date="2025-11-17T14:13:00Z" w16du:dateUtc="2025-11-17T21:13:00Z">
          <w:pPr>
            <w:pStyle w:val="SFParasubclause1"/>
            <w:tabs>
              <w:tab w:val="num" w:pos="1440"/>
            </w:tabs>
            <w:ind w:left="0"/>
            <w:jc w:val="both"/>
          </w:pPr>
        </w:pPrChange>
      </w:pPr>
      <w:commentRangeStart w:id="17"/>
      <w:commentRangeStart w:id="18"/>
      <w:commentRangeStart w:id="19"/>
      <w:del w:id="20" w:author="Brandon Chapman" w:date="2025-11-17T14:14:00Z" w16du:dateUtc="2025-11-17T21:14:00Z">
        <w:r w:rsidDel="00367EE1">
          <w:rPr>
            <w:rStyle w:val="SFParasubclause1Char"/>
            <w:sz w:val="22"/>
            <w:szCs w:val="22"/>
            <w:u w:val="single"/>
          </w:rPr>
          <w:delText xml:space="preserve">Customer </w:delText>
        </w:r>
      </w:del>
      <w:ins w:id="21" w:author="Brandon Chapman" w:date="2025-11-17T14:11:00Z" w16du:dateUtc="2025-11-17T21:11:00Z">
        <w:r w:rsidR="00720EBD">
          <w:rPr>
            <w:rStyle w:val="SFParasubclause1Char"/>
            <w:sz w:val="22"/>
            <w:szCs w:val="22"/>
            <w:u w:val="single"/>
          </w:rPr>
          <w:t xml:space="preserve">Deal </w:t>
        </w:r>
      </w:ins>
      <w:r>
        <w:rPr>
          <w:rStyle w:val="SFParasubclause1Char"/>
          <w:sz w:val="22"/>
          <w:szCs w:val="22"/>
          <w:u w:val="single"/>
        </w:rPr>
        <w:t>Registration</w:t>
      </w:r>
      <w:commentRangeEnd w:id="17"/>
      <w:r w:rsidR="00F27C4D">
        <w:rPr>
          <w:rStyle w:val="CommentReference"/>
        </w:rPr>
        <w:commentReference w:id="17"/>
      </w:r>
      <w:commentRangeEnd w:id="18"/>
      <w:r w:rsidR="007C0162">
        <w:rPr>
          <w:rStyle w:val="CommentReference"/>
        </w:rPr>
        <w:commentReference w:id="18"/>
      </w:r>
      <w:commentRangeEnd w:id="19"/>
      <w:r w:rsidR="008B07BB">
        <w:rPr>
          <w:rStyle w:val="CommentReference"/>
        </w:rPr>
        <w:commentReference w:id="19"/>
      </w:r>
      <w:r w:rsidR="00477728" w:rsidRPr="002C4773">
        <w:rPr>
          <w:rStyle w:val="SFParasubclause1Char"/>
          <w:sz w:val="22"/>
          <w:szCs w:val="22"/>
        </w:rPr>
        <w:t>.</w:t>
      </w:r>
      <w:r>
        <w:rPr>
          <w:rStyle w:val="SFParasubclause1Char"/>
          <w:sz w:val="22"/>
          <w:szCs w:val="22"/>
        </w:rPr>
        <w:t xml:space="preserve"> </w:t>
      </w:r>
      <w:r w:rsidR="009B207A">
        <w:rPr>
          <w:rStyle w:val="SFParasubclause1Char"/>
          <w:sz w:val="22"/>
          <w:szCs w:val="22"/>
        </w:rPr>
        <w:t>Partner</w:t>
      </w:r>
      <w:r w:rsidR="000C315F" w:rsidRPr="002C4773">
        <w:rPr>
          <w:rStyle w:val="SFParasubclause1Char"/>
          <w:sz w:val="22"/>
          <w:szCs w:val="22"/>
        </w:rPr>
        <w:t xml:space="preserve"> shall </w:t>
      </w:r>
      <w:r w:rsidR="00092F27" w:rsidRPr="002C4773">
        <w:rPr>
          <w:rStyle w:val="SFParasubclause1Char"/>
          <w:sz w:val="22"/>
          <w:szCs w:val="22"/>
        </w:rPr>
        <w:t>complete</w:t>
      </w:r>
      <w:r w:rsidR="000C315F" w:rsidRPr="002C4773">
        <w:rPr>
          <w:rStyle w:val="SFParasubclause1Char"/>
          <w:sz w:val="22"/>
          <w:szCs w:val="22"/>
        </w:rPr>
        <w:t xml:space="preserve"> </w:t>
      </w:r>
      <w:r w:rsidR="00627AFB" w:rsidRPr="002C4773">
        <w:rPr>
          <w:rStyle w:val="SFParasubclause1Char"/>
          <w:sz w:val="22"/>
          <w:szCs w:val="22"/>
        </w:rPr>
        <w:t>the</w:t>
      </w:r>
      <w:r w:rsidR="000C315F" w:rsidRPr="002C4773">
        <w:rPr>
          <w:rStyle w:val="SFParasubclause1Char"/>
          <w:sz w:val="22"/>
          <w:szCs w:val="22"/>
        </w:rPr>
        <w:t xml:space="preserve"> </w:t>
      </w:r>
      <w:del w:id="22" w:author="Brandon Chapman" w:date="2025-11-17T14:11:00Z" w16du:dateUtc="2025-11-17T21:11:00Z">
        <w:r w:rsidR="000C315F" w:rsidRPr="002C4773" w:rsidDel="0099728A">
          <w:rPr>
            <w:rStyle w:val="SFParasubclause1Char"/>
            <w:sz w:val="22"/>
            <w:szCs w:val="22"/>
          </w:rPr>
          <w:delText>New/Potential Customer</w:delText>
        </w:r>
      </w:del>
      <w:ins w:id="23" w:author="Brandon Chapman" w:date="2025-11-17T14:11:00Z" w16du:dateUtc="2025-11-17T21:11:00Z">
        <w:r w:rsidR="0099728A">
          <w:rPr>
            <w:rStyle w:val="SFParasubclause1Char"/>
            <w:sz w:val="22"/>
            <w:szCs w:val="22"/>
          </w:rPr>
          <w:t>Deal</w:t>
        </w:r>
      </w:ins>
      <w:r w:rsidR="00627AFB" w:rsidRPr="002C4773">
        <w:rPr>
          <w:rStyle w:val="SFParasubclause1Char"/>
          <w:sz w:val="22"/>
          <w:szCs w:val="22"/>
        </w:rPr>
        <w:t xml:space="preserve"> Registration Form as shown in </w:t>
      </w:r>
      <w:r w:rsidR="00627AFB" w:rsidRPr="00EA754D">
        <w:rPr>
          <w:rStyle w:val="SFParasubclause1Char"/>
          <w:sz w:val="22"/>
          <w:szCs w:val="22"/>
          <w:rPrChange w:id="24" w:author="Brandon Chapman" w:date="2025-11-17T14:14:00Z" w16du:dateUtc="2025-11-17T21:14:00Z">
            <w:rPr>
              <w:rStyle w:val="SFParasubclause1Char"/>
              <w:b/>
              <w:bCs/>
              <w:sz w:val="22"/>
              <w:szCs w:val="22"/>
            </w:rPr>
          </w:rPrChange>
        </w:rPr>
        <w:t>Exhibit C</w:t>
      </w:r>
      <w:r w:rsidR="00627AFB" w:rsidRPr="002C4773">
        <w:rPr>
          <w:rStyle w:val="SFParasubclause1Char"/>
          <w:sz w:val="22"/>
          <w:szCs w:val="22"/>
        </w:rPr>
        <w:t xml:space="preserve"> </w:t>
      </w:r>
      <w:r w:rsidR="00F52E37" w:rsidRPr="002C4773">
        <w:rPr>
          <w:rStyle w:val="SFParasubclause1Char"/>
          <w:sz w:val="22"/>
          <w:szCs w:val="22"/>
        </w:rPr>
        <w:t>for a new prospective Customer</w:t>
      </w:r>
      <w:ins w:id="25" w:author="Brandon Chapman" w:date="2025-11-17T14:12:00Z" w16du:dateUtc="2025-11-17T21:12:00Z">
        <w:r w:rsidR="0099728A">
          <w:rPr>
            <w:rStyle w:val="SFParasubclause1Char"/>
            <w:sz w:val="22"/>
            <w:szCs w:val="22"/>
          </w:rPr>
          <w:t xml:space="preserve"> deal</w:t>
        </w:r>
      </w:ins>
      <w:r w:rsidR="000C315F" w:rsidRPr="002C4773">
        <w:rPr>
          <w:rStyle w:val="SFParasubclause1Char"/>
          <w:sz w:val="22"/>
          <w:szCs w:val="22"/>
        </w:rPr>
        <w:t>.</w:t>
      </w:r>
      <w:r w:rsidR="00F52E37" w:rsidRPr="002C4773">
        <w:rPr>
          <w:rStyle w:val="SFParasubclause1Char"/>
          <w:sz w:val="22"/>
          <w:szCs w:val="22"/>
        </w:rPr>
        <w:t xml:space="preserve"> </w:t>
      </w:r>
      <w:r w:rsidR="00AC54B0" w:rsidRPr="002C4773">
        <w:rPr>
          <w:rStyle w:val="SFParasubclause1Char"/>
          <w:sz w:val="22"/>
          <w:szCs w:val="22"/>
        </w:rPr>
        <w:t>If the prospective Customer</w:t>
      </w:r>
      <w:ins w:id="26" w:author="Brandon Chapman" w:date="2025-11-17T14:12:00Z" w16du:dateUtc="2025-11-17T21:12:00Z">
        <w:r w:rsidR="0034357F">
          <w:rPr>
            <w:rStyle w:val="SFParasubclause1Char"/>
            <w:sz w:val="22"/>
            <w:szCs w:val="22"/>
          </w:rPr>
          <w:t xml:space="preserve"> </w:t>
        </w:r>
      </w:ins>
      <w:del w:id="27" w:author="Brandon Chapman" w:date="2025-11-17T14:12:00Z" w16du:dateUtc="2025-11-17T21:12:00Z">
        <w:r w:rsidR="00AC54B0" w:rsidRPr="002C4773" w:rsidDel="0034357F">
          <w:rPr>
            <w:rStyle w:val="SFParasubclause1Char"/>
            <w:sz w:val="22"/>
            <w:szCs w:val="22"/>
          </w:rPr>
          <w:delText xml:space="preserve"> </w:delText>
        </w:r>
      </w:del>
      <w:r w:rsidR="00AC54B0" w:rsidRPr="002C4773">
        <w:rPr>
          <w:rStyle w:val="SFParasubclause1Char"/>
          <w:sz w:val="22"/>
          <w:szCs w:val="22"/>
        </w:rPr>
        <w:t>is a current Customer of</w:t>
      </w:r>
      <w:r w:rsidR="00AA4ECD">
        <w:rPr>
          <w:rStyle w:val="SFParasubclause1Char"/>
          <w:sz w:val="22"/>
          <w:szCs w:val="22"/>
        </w:rPr>
        <w:t xml:space="preserve"> the</w:t>
      </w:r>
      <w:r w:rsidR="00AC54B0" w:rsidRPr="002C4773">
        <w:rPr>
          <w:rStyle w:val="SFParasubclause1Char"/>
          <w:sz w:val="22"/>
          <w:szCs w:val="22"/>
        </w:rPr>
        <w:t xml:space="preserve"> </w:t>
      </w:r>
      <w:r w:rsidR="000B0D99">
        <w:rPr>
          <w:rStyle w:val="SFParasubclause1Char"/>
          <w:sz w:val="22"/>
          <w:szCs w:val="22"/>
        </w:rPr>
        <w:t>Company</w:t>
      </w:r>
      <w:r w:rsidR="00AA4ECD">
        <w:rPr>
          <w:rStyle w:val="SFParasubclause1Char"/>
          <w:sz w:val="22"/>
          <w:szCs w:val="22"/>
        </w:rPr>
        <w:t xml:space="preserve"> or other representative of the Company, or a registered Customer</w:t>
      </w:r>
      <w:r w:rsidR="00AC54B0" w:rsidRPr="002C4773">
        <w:rPr>
          <w:rStyle w:val="SFParasubclause1Char"/>
          <w:sz w:val="22"/>
          <w:szCs w:val="22"/>
        </w:rPr>
        <w:t xml:space="preserve">, then </w:t>
      </w:r>
      <w:r w:rsidR="000B0D99">
        <w:rPr>
          <w:rStyle w:val="SFParasubclause1Char"/>
          <w:sz w:val="22"/>
          <w:szCs w:val="22"/>
        </w:rPr>
        <w:t>Company</w:t>
      </w:r>
      <w:r w:rsidR="00A76E9D" w:rsidRPr="002C4773">
        <w:rPr>
          <w:rStyle w:val="SFParasubclause1Char"/>
          <w:sz w:val="22"/>
          <w:szCs w:val="22"/>
        </w:rPr>
        <w:t xml:space="preserve"> </w:t>
      </w:r>
      <w:r w:rsidR="000C315F" w:rsidRPr="002C4773">
        <w:rPr>
          <w:rStyle w:val="SFParasubclause1Char"/>
          <w:sz w:val="22"/>
          <w:szCs w:val="22"/>
        </w:rPr>
        <w:t xml:space="preserve">will notify </w:t>
      </w:r>
      <w:r w:rsidR="009B207A">
        <w:rPr>
          <w:rStyle w:val="SFParasubclause1Char"/>
          <w:sz w:val="22"/>
          <w:szCs w:val="22"/>
        </w:rPr>
        <w:t>Partner</w:t>
      </w:r>
      <w:r w:rsidR="000C315F" w:rsidRPr="002C4773">
        <w:rPr>
          <w:rStyle w:val="SFParasubclause1Char"/>
          <w:sz w:val="22"/>
          <w:szCs w:val="22"/>
        </w:rPr>
        <w:t xml:space="preserve"> in writing</w:t>
      </w:r>
      <w:r w:rsidR="00A76E9D" w:rsidRPr="002C4773">
        <w:rPr>
          <w:rStyle w:val="SFParasubclause1Char"/>
          <w:sz w:val="22"/>
          <w:szCs w:val="22"/>
        </w:rPr>
        <w:t xml:space="preserve"> wi</w:t>
      </w:r>
      <w:r w:rsidR="000C315F" w:rsidRPr="002C4773">
        <w:rPr>
          <w:rStyle w:val="SFParasubclause1Char"/>
          <w:sz w:val="22"/>
          <w:szCs w:val="22"/>
        </w:rPr>
        <w:t xml:space="preserve">thin two (2) business days and </w:t>
      </w:r>
      <w:r w:rsidR="009B207A">
        <w:rPr>
          <w:rStyle w:val="SFParasubclause1Char"/>
          <w:sz w:val="22"/>
          <w:szCs w:val="22"/>
        </w:rPr>
        <w:t>Partner</w:t>
      </w:r>
      <w:r w:rsidR="000C315F" w:rsidRPr="002C4773">
        <w:rPr>
          <w:rStyle w:val="SFParasubclause1Char"/>
          <w:sz w:val="22"/>
          <w:szCs w:val="22"/>
        </w:rPr>
        <w:t xml:space="preserve"> shall stop soliciting </w:t>
      </w:r>
      <w:r w:rsidR="00B475A4" w:rsidRPr="002C4773">
        <w:rPr>
          <w:rStyle w:val="SFParasubclause1Char"/>
          <w:sz w:val="22"/>
          <w:szCs w:val="22"/>
        </w:rPr>
        <w:t>the</w:t>
      </w:r>
      <w:r w:rsidR="000C315F" w:rsidRPr="002C4773">
        <w:rPr>
          <w:rStyle w:val="SFParasubclause1Char"/>
          <w:sz w:val="22"/>
          <w:szCs w:val="22"/>
        </w:rPr>
        <w:t xml:space="preserve"> Customer</w:t>
      </w:r>
      <w:r w:rsidR="00F52E37" w:rsidRPr="002C4773">
        <w:rPr>
          <w:rStyle w:val="SFParasubclause1Char"/>
          <w:sz w:val="22"/>
          <w:szCs w:val="22"/>
        </w:rPr>
        <w:t xml:space="preserve"> prospect as it relates to the </w:t>
      </w:r>
      <w:r w:rsidR="00E632F3" w:rsidRPr="002C4773">
        <w:rPr>
          <w:rStyle w:val="SFParasubclause1Char"/>
          <w:sz w:val="22"/>
          <w:szCs w:val="22"/>
        </w:rPr>
        <w:t>Products</w:t>
      </w:r>
      <w:r w:rsidR="000C315F" w:rsidRPr="002C4773">
        <w:rPr>
          <w:rStyle w:val="SFParasubclause1Char"/>
          <w:sz w:val="22"/>
          <w:szCs w:val="22"/>
        </w:rPr>
        <w:t xml:space="preserve">. </w:t>
      </w:r>
      <w:ins w:id="28" w:author="Brandon Chapman" w:date="2025-11-17T14:13:00Z">
        <w:r w:rsidR="00F51C44" w:rsidRPr="00EA754D">
          <w:rPr>
            <w:rStyle w:val="SFParasubclause1Char"/>
            <w:sz w:val="22"/>
            <w:szCs w:val="22"/>
            <w:rPrChange w:id="29" w:author="Brandon Chapman" w:date="2025-11-17T14:14:00Z" w16du:dateUtc="2025-11-17T21:14:00Z">
              <w:rPr>
                <w:lang w:val="en-GB"/>
              </w:rPr>
            </w:rPrChange>
          </w:rPr>
          <w:t xml:space="preserve">A Deal Registration shall remain in effect for a period of ninety (90) days, and  thereafter may be renewed for one (1) additional ninety (90) day period so long as the Reseller submits a </w:t>
        </w:r>
      </w:ins>
      <w:ins w:id="30" w:author="Brandon Chapman" w:date="2025-11-17T14:14:00Z" w16du:dateUtc="2025-11-17T21:14:00Z">
        <w:r w:rsidR="00EA754D" w:rsidRPr="00EA754D">
          <w:rPr>
            <w:rStyle w:val="SFParasubclause1Char"/>
            <w:sz w:val="22"/>
            <w:szCs w:val="22"/>
          </w:rPr>
          <w:t>request in</w:t>
        </w:r>
      </w:ins>
      <w:ins w:id="31" w:author="Brandon Chapman" w:date="2025-11-17T14:13:00Z">
        <w:r w:rsidR="00F51C44" w:rsidRPr="00EA754D">
          <w:rPr>
            <w:rStyle w:val="SFParasubclause1Char"/>
            <w:sz w:val="22"/>
            <w:szCs w:val="22"/>
            <w:rPrChange w:id="32" w:author="Brandon Chapman" w:date="2025-11-17T14:14:00Z" w16du:dateUtc="2025-11-17T21:14:00Z">
              <w:rPr>
                <w:lang w:val="en-GB"/>
              </w:rPr>
            </w:rPrChange>
          </w:rPr>
          <w:t xml:space="preserve"> writing so long as the partner is still in active discussions with such Deal Registration Lead.</w:t>
        </w:r>
      </w:ins>
      <w:ins w:id="33" w:author="Brandon Chapman" w:date="2025-11-17T14:13:00Z" w16du:dateUtc="2025-11-17T21:13:00Z">
        <w:r w:rsidR="00367EE1" w:rsidRPr="00EA754D">
          <w:rPr>
            <w:rStyle w:val="SFParasubclause1Char"/>
            <w:sz w:val="22"/>
            <w:szCs w:val="22"/>
            <w:rPrChange w:id="34" w:author="Brandon Chapman" w:date="2025-11-17T14:14:00Z" w16du:dateUtc="2025-11-17T21:14:00Z">
              <w:rPr>
                <w:lang w:val="en-GB"/>
              </w:rPr>
            </w:rPrChange>
          </w:rPr>
          <w:t xml:space="preserve"> </w:t>
        </w:r>
      </w:ins>
      <w:r w:rsidR="009533EF" w:rsidRPr="00367EE1">
        <w:rPr>
          <w:rStyle w:val="SFParasubclause1Char"/>
          <w:sz w:val="22"/>
          <w:szCs w:val="22"/>
        </w:rPr>
        <w:t>New Customer registration will transition to a web-based system in the future.</w:t>
      </w:r>
    </w:p>
    <w:p w14:paraId="26555257" w14:textId="45EC6093" w:rsidR="005940D1" w:rsidRPr="002C4773" w:rsidRDefault="005940D1" w:rsidP="00DC367E">
      <w:pPr>
        <w:pStyle w:val="SFParasubclause1"/>
        <w:tabs>
          <w:tab w:val="num" w:pos="1440"/>
        </w:tabs>
        <w:ind w:left="0"/>
        <w:jc w:val="both"/>
        <w:rPr>
          <w:rStyle w:val="SFParasubclause1Char"/>
          <w:sz w:val="22"/>
          <w:szCs w:val="22"/>
        </w:rPr>
      </w:pPr>
      <w:r>
        <w:rPr>
          <w:rStyle w:val="SFParasubclause1Char"/>
          <w:sz w:val="22"/>
          <w:szCs w:val="22"/>
          <w:u w:val="single"/>
        </w:rPr>
        <w:t>Independent Contractor</w:t>
      </w:r>
      <w:r w:rsidRPr="005940D1">
        <w:rPr>
          <w:rStyle w:val="SFParasubclause1Char"/>
          <w:sz w:val="22"/>
          <w:szCs w:val="22"/>
        </w:rPr>
        <w:t>.</w:t>
      </w:r>
      <w:r>
        <w:rPr>
          <w:rStyle w:val="SFParasubclause1Char"/>
          <w:sz w:val="22"/>
          <w:szCs w:val="22"/>
        </w:rPr>
        <w:t xml:space="preserve"> </w:t>
      </w:r>
      <w:r w:rsidR="009B207A">
        <w:rPr>
          <w:rStyle w:val="SFParasubclause1Char"/>
          <w:sz w:val="22"/>
          <w:szCs w:val="22"/>
        </w:rPr>
        <w:t>Partner</w:t>
      </w:r>
      <w:r w:rsidR="00170FE8">
        <w:rPr>
          <w:rStyle w:val="SFParasubclause1Char"/>
          <w:sz w:val="22"/>
          <w:szCs w:val="22"/>
        </w:rPr>
        <w:t xml:space="preserve"> is acting solely as an independent contractor. Nothing in this Agreement creates any agency, joint venture, partnership, or other form of joint enterprise, employment, or fiduciary relationship between the Parties</w:t>
      </w:r>
      <w:r w:rsidR="006E2588">
        <w:rPr>
          <w:rStyle w:val="SFParasubclause1Char"/>
          <w:sz w:val="22"/>
          <w:szCs w:val="22"/>
        </w:rPr>
        <w:t xml:space="preserve"> or an employer/employee relationship. </w:t>
      </w:r>
      <w:r w:rsidR="009B207A">
        <w:rPr>
          <w:rStyle w:val="SFParasubclause1Char"/>
          <w:sz w:val="22"/>
          <w:szCs w:val="22"/>
        </w:rPr>
        <w:t>Partner</w:t>
      </w:r>
      <w:r w:rsidR="00010992">
        <w:rPr>
          <w:rStyle w:val="SFParasubclause1Char"/>
          <w:sz w:val="22"/>
          <w:szCs w:val="22"/>
        </w:rPr>
        <w:t xml:space="preserve"> shall have no authority to bind the Company to any contract, representation, agreement or undertaking concerning the Company.</w:t>
      </w:r>
      <w:r w:rsidR="00292EDC">
        <w:rPr>
          <w:rStyle w:val="SFParasubclause1Char"/>
          <w:sz w:val="22"/>
          <w:szCs w:val="22"/>
        </w:rPr>
        <w:t xml:space="preserve"> </w:t>
      </w:r>
      <w:r w:rsidR="00010992">
        <w:rPr>
          <w:rStyle w:val="SFParasubclause1Char"/>
          <w:sz w:val="22"/>
          <w:szCs w:val="22"/>
        </w:rPr>
        <w:t xml:space="preserve">All personnel of </w:t>
      </w:r>
      <w:r w:rsidR="009B207A">
        <w:rPr>
          <w:rStyle w:val="SFParasubclause1Char"/>
          <w:sz w:val="22"/>
          <w:szCs w:val="22"/>
        </w:rPr>
        <w:t>Partner</w:t>
      </w:r>
      <w:r w:rsidR="00010992">
        <w:rPr>
          <w:rStyle w:val="SFParasubclause1Char"/>
          <w:sz w:val="22"/>
          <w:szCs w:val="22"/>
        </w:rPr>
        <w:t xml:space="preserve"> are employees or representatives of the </w:t>
      </w:r>
      <w:r w:rsidR="009B207A">
        <w:rPr>
          <w:rStyle w:val="SFParasubclause1Char"/>
          <w:sz w:val="22"/>
          <w:szCs w:val="22"/>
        </w:rPr>
        <w:t>Partner</w:t>
      </w:r>
      <w:r w:rsidR="00010992">
        <w:rPr>
          <w:rStyle w:val="SFParasubclause1Char"/>
          <w:sz w:val="22"/>
          <w:szCs w:val="22"/>
        </w:rPr>
        <w:t xml:space="preserve"> and not of the Company.</w:t>
      </w:r>
      <w:r w:rsidR="00F77674">
        <w:rPr>
          <w:rStyle w:val="SFParasubclause1Char"/>
          <w:sz w:val="22"/>
          <w:szCs w:val="22"/>
        </w:rPr>
        <w:t xml:space="preserve"> </w:t>
      </w:r>
      <w:r w:rsidR="009B207A">
        <w:rPr>
          <w:rStyle w:val="SFParasubclause1Char"/>
          <w:sz w:val="22"/>
          <w:szCs w:val="22"/>
        </w:rPr>
        <w:t>Partner</w:t>
      </w:r>
      <w:r w:rsidR="00F77674">
        <w:rPr>
          <w:rStyle w:val="SFParasubclause1Char"/>
          <w:sz w:val="22"/>
          <w:szCs w:val="22"/>
        </w:rPr>
        <w:t xml:space="preserve"> shall be solely responsible for any and all costs or expenses that it may incur in the performance of its obligations hereunder.</w:t>
      </w:r>
      <w:r w:rsidR="00170FE8">
        <w:rPr>
          <w:rStyle w:val="SFParasubclause1Char"/>
          <w:sz w:val="22"/>
          <w:szCs w:val="22"/>
        </w:rPr>
        <w:t xml:space="preserve"> </w:t>
      </w:r>
      <w:r w:rsidR="009B207A">
        <w:rPr>
          <w:rStyle w:val="SFParasubclause1Char"/>
          <w:sz w:val="22"/>
          <w:szCs w:val="22"/>
        </w:rPr>
        <w:t>Partner</w:t>
      </w:r>
      <w:r w:rsidR="00170FE8">
        <w:rPr>
          <w:rStyle w:val="SFParasubclause1Char"/>
          <w:sz w:val="22"/>
          <w:szCs w:val="22"/>
        </w:rPr>
        <w:t xml:space="preserve">’s authority is limited to the promotion and sale of Products. The Company reserves the right, in its sole discretion, to accept or reject any Purchase Order. </w:t>
      </w:r>
    </w:p>
    <w:p w14:paraId="6F90FBB8" w14:textId="40AEA156" w:rsidR="004E03FB" w:rsidRPr="002C4773" w:rsidRDefault="00257531" w:rsidP="00DC367E">
      <w:pPr>
        <w:pStyle w:val="SFPara-Clause"/>
        <w:spacing w:before="0"/>
        <w:jc w:val="both"/>
        <w:rPr>
          <w:rStyle w:val="SFParasubclause1Char"/>
          <w:b/>
          <w:bCs/>
          <w:sz w:val="22"/>
          <w:szCs w:val="22"/>
        </w:rPr>
      </w:pPr>
      <w:r>
        <w:rPr>
          <w:rStyle w:val="SFParasubclause1Char"/>
          <w:b/>
          <w:bCs/>
          <w:sz w:val="22"/>
          <w:szCs w:val="22"/>
          <w:u w:val="single"/>
        </w:rPr>
        <w:t>Obligations</w:t>
      </w:r>
      <w:r w:rsidR="004E03FB" w:rsidRPr="002C4773">
        <w:rPr>
          <w:rStyle w:val="SFParasubclause1Char"/>
          <w:b/>
          <w:bCs/>
          <w:sz w:val="22"/>
          <w:szCs w:val="22"/>
          <w:u w:val="single"/>
        </w:rPr>
        <w:t xml:space="preserve"> of the Parties</w:t>
      </w:r>
      <w:r w:rsidR="004E03FB" w:rsidRPr="002C4773">
        <w:rPr>
          <w:rStyle w:val="SFParasubclause1Char"/>
          <w:b/>
          <w:bCs/>
          <w:sz w:val="22"/>
          <w:szCs w:val="22"/>
        </w:rPr>
        <w:t>.</w:t>
      </w:r>
    </w:p>
    <w:p w14:paraId="6AFEA69A" w14:textId="541609F9" w:rsidR="00257531" w:rsidRPr="00257531" w:rsidRDefault="009B207A" w:rsidP="00DC367E">
      <w:pPr>
        <w:pStyle w:val="SFParasubclause1"/>
        <w:tabs>
          <w:tab w:val="clear" w:pos="2160"/>
          <w:tab w:val="num" w:pos="1440"/>
          <w:tab w:val="num" w:pos="2070"/>
        </w:tabs>
        <w:ind w:left="0"/>
        <w:jc w:val="both"/>
        <w:rPr>
          <w:rStyle w:val="SFParasubclause1Char"/>
          <w:sz w:val="22"/>
          <w:szCs w:val="22"/>
        </w:rPr>
      </w:pPr>
      <w:r>
        <w:rPr>
          <w:rStyle w:val="SFParasubclause1Char"/>
          <w:sz w:val="22"/>
          <w:szCs w:val="22"/>
          <w:u w:val="single"/>
        </w:rPr>
        <w:lastRenderedPageBreak/>
        <w:t>Partner</w:t>
      </w:r>
      <w:r w:rsidR="00257531" w:rsidRPr="002C4773">
        <w:rPr>
          <w:rStyle w:val="SFParasubclause1Char"/>
          <w:sz w:val="22"/>
          <w:szCs w:val="22"/>
          <w:u w:val="single"/>
        </w:rPr>
        <w:t>’s Obligations</w:t>
      </w:r>
      <w:r w:rsidR="00257531" w:rsidRPr="002C4773">
        <w:rPr>
          <w:rStyle w:val="SFParasubclause1Char"/>
          <w:sz w:val="22"/>
          <w:szCs w:val="22"/>
        </w:rPr>
        <w:t xml:space="preserve">. </w:t>
      </w:r>
      <w:r>
        <w:rPr>
          <w:rStyle w:val="SFParasubclause1Char"/>
          <w:sz w:val="22"/>
          <w:szCs w:val="22"/>
        </w:rPr>
        <w:t>Partner</w:t>
      </w:r>
      <w:r w:rsidR="00257531" w:rsidRPr="002C4773">
        <w:rPr>
          <w:rStyle w:val="SFParasubclause1Char"/>
          <w:sz w:val="22"/>
          <w:szCs w:val="22"/>
        </w:rPr>
        <w:t xml:space="preserve"> shall (i) </w:t>
      </w:r>
      <w:r w:rsidR="00C657E8">
        <w:rPr>
          <w:rStyle w:val="SFParasubclause1Char"/>
          <w:sz w:val="22"/>
          <w:szCs w:val="22"/>
        </w:rPr>
        <w:t xml:space="preserve">actively </w:t>
      </w:r>
      <w:r w:rsidR="003B0F5C">
        <w:rPr>
          <w:rStyle w:val="SFParasubclause1Char"/>
          <w:sz w:val="22"/>
          <w:szCs w:val="22"/>
        </w:rPr>
        <w:t>marke</w:t>
      </w:r>
      <w:r w:rsidR="00C657E8">
        <w:rPr>
          <w:rStyle w:val="SFParasubclause1Char"/>
          <w:sz w:val="22"/>
          <w:szCs w:val="22"/>
        </w:rPr>
        <w:t>t, sell</w:t>
      </w:r>
      <w:ins w:id="35" w:author="Brandon Chapman" w:date="2025-11-17T13:52:00Z" w16du:dateUtc="2025-11-17T20:52:00Z">
        <w:r w:rsidR="003F4911">
          <w:rPr>
            <w:rStyle w:val="SFParasubclause1Char"/>
            <w:sz w:val="22"/>
            <w:szCs w:val="22"/>
          </w:rPr>
          <w:t>,</w:t>
        </w:r>
      </w:ins>
      <w:r w:rsidR="00C657E8">
        <w:rPr>
          <w:rStyle w:val="SFParasubclause1Char"/>
          <w:sz w:val="22"/>
          <w:szCs w:val="22"/>
        </w:rPr>
        <w:t xml:space="preserve"> and</w:t>
      </w:r>
      <w:r w:rsidR="003B0F5C">
        <w:rPr>
          <w:rStyle w:val="SFParasubclause1Char"/>
          <w:sz w:val="22"/>
          <w:szCs w:val="22"/>
        </w:rPr>
        <w:t xml:space="preserve"> promote the sale of the Products to Customers </w:t>
      </w:r>
      <w:r w:rsidR="00C91B89">
        <w:rPr>
          <w:rStyle w:val="SFParasubclause1Char"/>
          <w:sz w:val="22"/>
          <w:szCs w:val="22"/>
        </w:rPr>
        <w:t xml:space="preserve">as part of its managed portfolio in </w:t>
      </w:r>
      <w:r w:rsidR="003B0F5C" w:rsidRPr="002C4773">
        <w:rPr>
          <w:rStyle w:val="SFParasubclause1Char"/>
          <w:sz w:val="22"/>
          <w:szCs w:val="22"/>
        </w:rPr>
        <w:t>strict in accordance with the terms and conditions of this Agreement</w:t>
      </w:r>
      <w:r w:rsidR="00257531" w:rsidRPr="002C4773">
        <w:rPr>
          <w:rStyle w:val="SFParasubclause1Char"/>
          <w:sz w:val="22"/>
          <w:szCs w:val="22"/>
        </w:rPr>
        <w:t>;</w:t>
      </w:r>
      <w:r w:rsidR="00A53D32">
        <w:rPr>
          <w:rStyle w:val="SFParasubclause1Char"/>
          <w:sz w:val="22"/>
          <w:szCs w:val="22"/>
        </w:rPr>
        <w:t xml:space="preserve"> </w:t>
      </w:r>
      <w:r w:rsidR="00257531" w:rsidRPr="002C4773">
        <w:rPr>
          <w:rStyle w:val="SFParasubclause1Char"/>
          <w:sz w:val="22"/>
          <w:szCs w:val="22"/>
        </w:rPr>
        <w:t>(</w:t>
      </w:r>
      <w:r w:rsidR="003B0F5C">
        <w:rPr>
          <w:rStyle w:val="SFParasubclause1Char"/>
          <w:sz w:val="22"/>
          <w:szCs w:val="22"/>
        </w:rPr>
        <w:t>i</w:t>
      </w:r>
      <w:r w:rsidR="00450A8D">
        <w:rPr>
          <w:rStyle w:val="SFParasubclause1Char"/>
          <w:sz w:val="22"/>
          <w:szCs w:val="22"/>
        </w:rPr>
        <w:t>i</w:t>
      </w:r>
      <w:r w:rsidR="00257531" w:rsidRPr="002C4773">
        <w:rPr>
          <w:rStyle w:val="SFParasubclause1Char"/>
          <w:sz w:val="22"/>
          <w:szCs w:val="22"/>
        </w:rPr>
        <w:t xml:space="preserve">) </w:t>
      </w:r>
      <w:r w:rsidR="009F5763">
        <w:rPr>
          <w:rStyle w:val="SFParasubclause1Char"/>
          <w:sz w:val="22"/>
          <w:szCs w:val="22"/>
        </w:rPr>
        <w:t xml:space="preserve">provide Tier 1 </w:t>
      </w:r>
      <w:r w:rsidR="00E349C0">
        <w:rPr>
          <w:rStyle w:val="SFParasubclause1Char"/>
          <w:sz w:val="22"/>
          <w:szCs w:val="22"/>
        </w:rPr>
        <w:t>customer support for integrated deployments</w:t>
      </w:r>
      <w:r w:rsidR="0079519A">
        <w:rPr>
          <w:rStyle w:val="SFParasubclause1Char"/>
          <w:sz w:val="22"/>
          <w:szCs w:val="22"/>
        </w:rPr>
        <w:t>;</w:t>
      </w:r>
      <w:r w:rsidR="00E349C0">
        <w:rPr>
          <w:rStyle w:val="SFParasubclause1Char"/>
          <w:sz w:val="22"/>
          <w:szCs w:val="22"/>
        </w:rPr>
        <w:t xml:space="preserve"> (iii) maintain qualified personnel trained and certified on Company Products</w:t>
      </w:r>
      <w:r w:rsidR="0079519A">
        <w:rPr>
          <w:rStyle w:val="SFParasubclause1Char"/>
          <w:sz w:val="22"/>
          <w:szCs w:val="22"/>
        </w:rPr>
        <w:t>;</w:t>
      </w:r>
      <w:r w:rsidR="00E349C0">
        <w:rPr>
          <w:rStyle w:val="SFParasubclause1Char"/>
          <w:sz w:val="22"/>
          <w:szCs w:val="22"/>
        </w:rPr>
        <w:t xml:space="preserve"> (iv) </w:t>
      </w:r>
      <w:r w:rsidR="00257531" w:rsidRPr="002C4773">
        <w:rPr>
          <w:rStyle w:val="SFParasubclause1Char"/>
          <w:sz w:val="22"/>
          <w:szCs w:val="22"/>
        </w:rPr>
        <w:t xml:space="preserve">adhere to </w:t>
      </w:r>
      <w:r w:rsidR="00257531">
        <w:rPr>
          <w:rStyle w:val="SFParasubclause1Char"/>
          <w:sz w:val="22"/>
          <w:szCs w:val="22"/>
        </w:rPr>
        <w:t>Company</w:t>
      </w:r>
      <w:r w:rsidR="00257531" w:rsidRPr="002C4773">
        <w:rPr>
          <w:rStyle w:val="SFParasubclause1Char"/>
          <w:sz w:val="22"/>
          <w:szCs w:val="22"/>
        </w:rPr>
        <w:t>’s marking</w:t>
      </w:r>
      <w:r w:rsidR="00082F4C">
        <w:rPr>
          <w:rStyle w:val="SFParasubclause1Char"/>
          <w:sz w:val="22"/>
          <w:szCs w:val="22"/>
        </w:rPr>
        <w:t xml:space="preserve">, </w:t>
      </w:r>
      <w:r w:rsidR="00257531" w:rsidRPr="002C4773">
        <w:rPr>
          <w:rStyle w:val="SFParasubclause1Char"/>
          <w:sz w:val="22"/>
          <w:szCs w:val="22"/>
        </w:rPr>
        <w:t>branding</w:t>
      </w:r>
      <w:r w:rsidR="00082F4C">
        <w:rPr>
          <w:rStyle w:val="SFParasubclause1Char"/>
          <w:sz w:val="22"/>
          <w:szCs w:val="22"/>
        </w:rPr>
        <w:t>, and service delivery</w:t>
      </w:r>
      <w:r w:rsidR="00257531" w:rsidRPr="002C4773">
        <w:rPr>
          <w:rStyle w:val="SFParasubclause1Char"/>
          <w:sz w:val="22"/>
          <w:szCs w:val="22"/>
        </w:rPr>
        <w:t xml:space="preserve"> guidelines; (</w:t>
      </w:r>
      <w:del w:id="36" w:author="Brandon Chapman" w:date="2025-11-17T12:27:00Z" w16du:dateUtc="2025-11-17T19:27:00Z">
        <w:r w:rsidR="00591972" w:rsidDel="00B25259">
          <w:rPr>
            <w:rStyle w:val="SFParasubclause1Char"/>
            <w:sz w:val="22"/>
            <w:szCs w:val="22"/>
          </w:rPr>
          <w:delText>i</w:delText>
        </w:r>
        <w:r w:rsidR="00666C69" w:rsidDel="00B25259">
          <w:rPr>
            <w:rStyle w:val="SFParasubclause1Char"/>
            <w:sz w:val="22"/>
            <w:szCs w:val="22"/>
          </w:rPr>
          <w:delText>ii</w:delText>
        </w:r>
      </w:del>
      <w:ins w:id="37" w:author="Brandon Chapman" w:date="2025-11-17T12:27:00Z" w16du:dateUtc="2025-11-17T19:27:00Z">
        <w:r w:rsidR="00B25259">
          <w:rPr>
            <w:rStyle w:val="SFParasubclause1Char"/>
            <w:sz w:val="22"/>
            <w:szCs w:val="22"/>
          </w:rPr>
          <w:t>v</w:t>
        </w:r>
      </w:ins>
      <w:r w:rsidR="00666C69">
        <w:rPr>
          <w:rStyle w:val="SFParasubclause1Char"/>
          <w:sz w:val="22"/>
          <w:szCs w:val="22"/>
        </w:rPr>
        <w:t>)</w:t>
      </w:r>
      <w:r w:rsidR="00257531" w:rsidRPr="002C4773">
        <w:rPr>
          <w:rStyle w:val="SFParasubclause1Char"/>
          <w:sz w:val="22"/>
          <w:szCs w:val="22"/>
        </w:rPr>
        <w:t xml:space="preserve"> </w:t>
      </w:r>
      <w:r w:rsidR="00A45780">
        <w:rPr>
          <w:rStyle w:val="SFParasubclause1Char"/>
          <w:sz w:val="22"/>
          <w:szCs w:val="22"/>
        </w:rPr>
        <w:t>adhere to Company’s directions and instructions with respect to marketing</w:t>
      </w:r>
      <w:r w:rsidR="00AA4ECD">
        <w:rPr>
          <w:rStyle w:val="SFParasubclause1Char"/>
          <w:sz w:val="22"/>
          <w:szCs w:val="22"/>
        </w:rPr>
        <w:t xml:space="preserve"> </w:t>
      </w:r>
      <w:r w:rsidR="00A45780">
        <w:rPr>
          <w:rStyle w:val="SFParasubclause1Char"/>
          <w:sz w:val="22"/>
          <w:szCs w:val="22"/>
        </w:rPr>
        <w:t xml:space="preserve">and promoting its Products; </w:t>
      </w:r>
      <w:r w:rsidR="00257531" w:rsidRPr="002C4773">
        <w:rPr>
          <w:rStyle w:val="SFParasubclause1Char"/>
          <w:sz w:val="22"/>
          <w:szCs w:val="22"/>
        </w:rPr>
        <w:t>(</w:t>
      </w:r>
      <w:ins w:id="38" w:author="Brandon Chapman" w:date="2025-11-17T12:28:00Z" w16du:dateUtc="2025-11-17T19:28:00Z">
        <w:r w:rsidR="00B25259">
          <w:rPr>
            <w:rStyle w:val="SFParasubclause1Char"/>
            <w:sz w:val="22"/>
            <w:szCs w:val="22"/>
          </w:rPr>
          <w:t>v</w:t>
        </w:r>
      </w:ins>
      <w:r w:rsidR="00666C69">
        <w:rPr>
          <w:rStyle w:val="SFParasubclause1Char"/>
          <w:sz w:val="22"/>
          <w:szCs w:val="22"/>
        </w:rPr>
        <w:t>i</w:t>
      </w:r>
      <w:del w:id="39" w:author="Brandon Chapman" w:date="2025-11-17T12:28:00Z" w16du:dateUtc="2025-11-17T19:28:00Z">
        <w:r w:rsidR="00257531" w:rsidRPr="002C4773" w:rsidDel="00B25259">
          <w:rPr>
            <w:rStyle w:val="SFParasubclause1Char"/>
            <w:sz w:val="22"/>
            <w:szCs w:val="22"/>
          </w:rPr>
          <w:delText>v</w:delText>
        </w:r>
      </w:del>
      <w:r w:rsidR="00257531" w:rsidRPr="002C4773">
        <w:rPr>
          <w:rStyle w:val="SFParasubclause1Char"/>
          <w:sz w:val="22"/>
          <w:szCs w:val="22"/>
        </w:rPr>
        <w:t>)</w:t>
      </w:r>
      <w:r w:rsidR="00082F4C">
        <w:rPr>
          <w:rStyle w:val="SFParasubclause1Char"/>
          <w:sz w:val="22"/>
          <w:szCs w:val="22"/>
        </w:rPr>
        <w:t xml:space="preserve"> </w:t>
      </w:r>
      <w:r w:rsidR="0025125E">
        <w:rPr>
          <w:rStyle w:val="SFParasubclause1Char"/>
          <w:sz w:val="22"/>
          <w:szCs w:val="22"/>
        </w:rPr>
        <w:t>submit deal registrations per the instructions in this agreement</w:t>
      </w:r>
      <w:r w:rsidR="0079519A">
        <w:rPr>
          <w:rStyle w:val="SFParasubclause1Char"/>
          <w:sz w:val="22"/>
          <w:szCs w:val="22"/>
        </w:rPr>
        <w:t>;</w:t>
      </w:r>
      <w:r w:rsidR="00257531" w:rsidRPr="002C4773">
        <w:rPr>
          <w:rStyle w:val="SFParasubclause1Char"/>
          <w:sz w:val="22"/>
          <w:szCs w:val="22"/>
        </w:rPr>
        <w:t xml:space="preserve"> </w:t>
      </w:r>
      <w:r w:rsidR="00082F4C">
        <w:rPr>
          <w:rStyle w:val="SFParasubclause1Char"/>
          <w:sz w:val="22"/>
          <w:szCs w:val="22"/>
        </w:rPr>
        <w:t>(v</w:t>
      </w:r>
      <w:ins w:id="40" w:author="Brandon Chapman" w:date="2025-11-17T12:28:00Z" w16du:dateUtc="2025-11-17T19:28:00Z">
        <w:r w:rsidR="00E23059">
          <w:rPr>
            <w:rStyle w:val="SFParasubclause1Char"/>
            <w:sz w:val="22"/>
            <w:szCs w:val="22"/>
          </w:rPr>
          <w:t>ii</w:t>
        </w:r>
      </w:ins>
      <w:r w:rsidR="00082F4C">
        <w:rPr>
          <w:rStyle w:val="SFParasubclause1Char"/>
          <w:sz w:val="22"/>
          <w:szCs w:val="22"/>
        </w:rPr>
        <w:t>)</w:t>
      </w:r>
      <w:r w:rsidR="0040169A">
        <w:rPr>
          <w:rStyle w:val="SFParasubclause1Char"/>
          <w:sz w:val="22"/>
          <w:szCs w:val="22"/>
        </w:rPr>
        <w:t xml:space="preserve"> notify and provide </w:t>
      </w:r>
      <w:r w:rsidR="0079674E">
        <w:rPr>
          <w:rStyle w:val="SFParasubclause1Char"/>
          <w:sz w:val="22"/>
          <w:szCs w:val="22"/>
        </w:rPr>
        <w:t>to Company all Purchase Orders for the Products</w:t>
      </w:r>
      <w:r w:rsidR="00591972">
        <w:rPr>
          <w:rStyle w:val="SFParasubclause1Char"/>
          <w:sz w:val="22"/>
          <w:szCs w:val="22"/>
        </w:rPr>
        <w:t>.</w:t>
      </w:r>
    </w:p>
    <w:p w14:paraId="126FE6AA" w14:textId="1C0C7514" w:rsidR="003C3054" w:rsidRPr="003B64BE" w:rsidRDefault="000B0D99" w:rsidP="00DC367E">
      <w:pPr>
        <w:pStyle w:val="SFParasubclause1"/>
        <w:tabs>
          <w:tab w:val="clear" w:pos="2160"/>
          <w:tab w:val="num" w:pos="1440"/>
          <w:tab w:val="num" w:pos="2070"/>
        </w:tabs>
        <w:ind w:left="0"/>
        <w:jc w:val="both"/>
        <w:rPr>
          <w:rStyle w:val="SFParasubclause1Char"/>
          <w:sz w:val="22"/>
          <w:szCs w:val="22"/>
        </w:rPr>
      </w:pPr>
      <w:r>
        <w:rPr>
          <w:rStyle w:val="SFParasubclause1Char"/>
          <w:sz w:val="22"/>
          <w:szCs w:val="22"/>
          <w:u w:val="single"/>
        </w:rPr>
        <w:t>Company</w:t>
      </w:r>
      <w:r w:rsidR="009315B0" w:rsidRPr="002C4773">
        <w:rPr>
          <w:rStyle w:val="SFParasubclause1Char"/>
          <w:sz w:val="22"/>
          <w:szCs w:val="22"/>
          <w:u w:val="single"/>
        </w:rPr>
        <w:t>’s Obligations</w:t>
      </w:r>
      <w:r w:rsidR="009315B0" w:rsidRPr="002C4773">
        <w:rPr>
          <w:rStyle w:val="SFParasubclause1Char"/>
          <w:sz w:val="22"/>
          <w:szCs w:val="22"/>
        </w:rPr>
        <w:t xml:space="preserve">. </w:t>
      </w:r>
      <w:r>
        <w:rPr>
          <w:rStyle w:val="SFParasubclause1Char"/>
          <w:sz w:val="22"/>
          <w:szCs w:val="22"/>
        </w:rPr>
        <w:t>Company</w:t>
      </w:r>
      <w:r w:rsidR="00474C81" w:rsidRPr="002C4773">
        <w:rPr>
          <w:rStyle w:val="SFParasubclause1Char"/>
          <w:sz w:val="22"/>
          <w:szCs w:val="22"/>
        </w:rPr>
        <w:t xml:space="preserve"> shall (i) </w:t>
      </w:r>
      <w:r w:rsidR="00FD52DC" w:rsidRPr="002C4773">
        <w:rPr>
          <w:rStyle w:val="SFParasubclause1Char"/>
          <w:sz w:val="22"/>
          <w:szCs w:val="22"/>
        </w:rPr>
        <w:t>provide</w:t>
      </w:r>
      <w:r w:rsidR="000F3853" w:rsidRPr="002C4773">
        <w:rPr>
          <w:rStyle w:val="SFParasubclause1Char"/>
          <w:sz w:val="22"/>
          <w:szCs w:val="22"/>
        </w:rPr>
        <w:t xml:space="preserve"> available versions of Product literature, sales aids, brochures, point of purchase displays and other promotional materials </w:t>
      </w:r>
      <w:r w:rsidR="003F75E1">
        <w:rPr>
          <w:rStyle w:val="SFParasubclause1Char"/>
          <w:sz w:val="22"/>
          <w:szCs w:val="22"/>
        </w:rPr>
        <w:t xml:space="preserve">or provide acceptance of Partner-developed material </w:t>
      </w:r>
      <w:r w:rsidR="000F3853" w:rsidRPr="002C4773">
        <w:rPr>
          <w:rStyle w:val="SFParasubclause1Char"/>
          <w:sz w:val="22"/>
          <w:szCs w:val="22"/>
        </w:rPr>
        <w:t>for the marketing of Products from time to time;</w:t>
      </w:r>
      <w:r w:rsidR="00B676DD" w:rsidRPr="002C4773">
        <w:rPr>
          <w:rStyle w:val="SFParasubclause1Char"/>
          <w:sz w:val="22"/>
          <w:szCs w:val="22"/>
        </w:rPr>
        <w:t xml:space="preserve"> </w:t>
      </w:r>
      <w:r w:rsidR="00FD52DC" w:rsidRPr="002C4773">
        <w:rPr>
          <w:rStyle w:val="SFParasubclause1Char"/>
          <w:sz w:val="22"/>
          <w:szCs w:val="22"/>
        </w:rPr>
        <w:t xml:space="preserve">(ii) provide training support of </w:t>
      </w:r>
      <w:r w:rsidR="00477826" w:rsidRPr="002C4773">
        <w:rPr>
          <w:rStyle w:val="SFParasubclause1Char"/>
          <w:sz w:val="22"/>
          <w:szCs w:val="22"/>
        </w:rPr>
        <w:t>P</w:t>
      </w:r>
      <w:r w:rsidR="00FD52DC" w:rsidRPr="002C4773">
        <w:rPr>
          <w:rStyle w:val="SFParasubclause1Char"/>
          <w:sz w:val="22"/>
          <w:szCs w:val="22"/>
        </w:rPr>
        <w:t>roducts</w:t>
      </w:r>
      <w:r w:rsidR="00477826" w:rsidRPr="002C4773">
        <w:rPr>
          <w:rStyle w:val="SFParasubclause1Char"/>
          <w:sz w:val="22"/>
          <w:szCs w:val="22"/>
        </w:rPr>
        <w:t xml:space="preserve"> to </w:t>
      </w:r>
      <w:r w:rsidR="009B207A">
        <w:rPr>
          <w:rStyle w:val="SFParasubclause1Char"/>
          <w:sz w:val="22"/>
          <w:szCs w:val="22"/>
        </w:rPr>
        <w:t>Partner</w:t>
      </w:r>
      <w:r w:rsidR="00F15704">
        <w:rPr>
          <w:rStyle w:val="SFParasubclause1Char"/>
          <w:sz w:val="22"/>
          <w:szCs w:val="22"/>
        </w:rPr>
        <w:t>;</w:t>
      </w:r>
      <w:r w:rsidR="00FD52DC" w:rsidRPr="002C4773">
        <w:rPr>
          <w:rStyle w:val="SFParasubclause1Char"/>
          <w:sz w:val="22"/>
          <w:szCs w:val="22"/>
        </w:rPr>
        <w:t xml:space="preserve"> </w:t>
      </w:r>
      <w:r w:rsidR="00327E89">
        <w:rPr>
          <w:rStyle w:val="SFParasubclause1Char"/>
          <w:sz w:val="22"/>
          <w:szCs w:val="22"/>
        </w:rPr>
        <w:t>(iii)</w:t>
      </w:r>
      <w:r w:rsidR="00022FBE" w:rsidRPr="004E3A7B">
        <w:rPr>
          <w:rStyle w:val="SFParasubclause1Char"/>
          <w:sz w:val="22"/>
          <w:szCs w:val="22"/>
          <w:rPrChange w:id="41" w:author="Brandon Chapman" w:date="2025-11-17T14:10:00Z" w16du:dateUtc="2025-11-17T21:10:00Z">
            <w:rPr/>
          </w:rPrChange>
        </w:rPr>
        <w:t xml:space="preserve"> p</w:t>
      </w:r>
      <w:r w:rsidR="00022FBE" w:rsidRPr="00022FBE">
        <w:rPr>
          <w:rStyle w:val="SFParasubclause1Char"/>
          <w:sz w:val="22"/>
          <w:szCs w:val="22"/>
        </w:rPr>
        <w:t>rovide Partner access to technical documentation, APIs, training, and sales enablement materials</w:t>
      </w:r>
      <w:r w:rsidR="00022FBE">
        <w:rPr>
          <w:rStyle w:val="SFParasubclause1Char"/>
          <w:sz w:val="22"/>
          <w:szCs w:val="22"/>
        </w:rPr>
        <w:t>; (iv) d</w:t>
      </w:r>
      <w:r w:rsidR="00022FBE" w:rsidRPr="00022FBE">
        <w:rPr>
          <w:rStyle w:val="SFParasubclause1Char"/>
          <w:sz w:val="22"/>
          <w:szCs w:val="22"/>
        </w:rPr>
        <w:t>eliver timely updates, patches, and security advisories for the Products</w:t>
      </w:r>
      <w:r w:rsidR="00022FBE">
        <w:rPr>
          <w:rStyle w:val="SFParasubclause1Char"/>
          <w:sz w:val="22"/>
          <w:szCs w:val="22"/>
        </w:rPr>
        <w:t>; (v) s</w:t>
      </w:r>
      <w:r w:rsidR="00022FBE" w:rsidRPr="00022FBE">
        <w:rPr>
          <w:rStyle w:val="SFParasubclause1Char"/>
          <w:sz w:val="22"/>
          <w:szCs w:val="22"/>
        </w:rPr>
        <w:t>upport Partner’s implementation and service teams via designated Partner Success resources</w:t>
      </w:r>
      <w:r w:rsidR="00327E89">
        <w:rPr>
          <w:rStyle w:val="SFParasubclause1Char"/>
          <w:sz w:val="22"/>
          <w:szCs w:val="22"/>
        </w:rPr>
        <w:t xml:space="preserve"> </w:t>
      </w:r>
      <w:r w:rsidR="00B676DD" w:rsidRPr="002C4773">
        <w:rPr>
          <w:rStyle w:val="SFParasubclause1Char"/>
          <w:sz w:val="22"/>
          <w:szCs w:val="22"/>
        </w:rPr>
        <w:t>and</w:t>
      </w:r>
      <w:r w:rsidR="00E51D2F" w:rsidRPr="002C4773">
        <w:rPr>
          <w:rStyle w:val="SFParasubclause1Char"/>
          <w:sz w:val="22"/>
          <w:szCs w:val="22"/>
        </w:rPr>
        <w:t xml:space="preserve"> (</w:t>
      </w:r>
      <w:r w:rsidR="00022FBE">
        <w:rPr>
          <w:rStyle w:val="SFParasubclause1Char"/>
          <w:sz w:val="22"/>
          <w:szCs w:val="22"/>
        </w:rPr>
        <w:t>v</w:t>
      </w:r>
      <w:r w:rsidR="00BC406D">
        <w:rPr>
          <w:rStyle w:val="SFParasubclause1Char"/>
          <w:sz w:val="22"/>
          <w:szCs w:val="22"/>
        </w:rPr>
        <w:t>i</w:t>
      </w:r>
      <w:r w:rsidR="00E51D2F" w:rsidRPr="002C4773">
        <w:rPr>
          <w:rStyle w:val="SFParasubclause1Char"/>
          <w:sz w:val="22"/>
          <w:szCs w:val="22"/>
        </w:rPr>
        <w:t>) i</w:t>
      </w:r>
      <w:r w:rsidR="000F3853" w:rsidRPr="002C4773">
        <w:rPr>
          <w:rStyle w:val="SFParasubclause1Char"/>
          <w:sz w:val="22"/>
          <w:szCs w:val="22"/>
        </w:rPr>
        <w:t xml:space="preserve">nform </w:t>
      </w:r>
      <w:r w:rsidR="009B207A">
        <w:rPr>
          <w:rStyle w:val="SFParasubclause1Char"/>
          <w:sz w:val="22"/>
          <w:szCs w:val="22"/>
        </w:rPr>
        <w:t>Partner</w:t>
      </w:r>
      <w:r w:rsidR="000F3853" w:rsidRPr="002C4773">
        <w:rPr>
          <w:rStyle w:val="SFParasubclause1Char"/>
          <w:sz w:val="22"/>
          <w:szCs w:val="22"/>
        </w:rPr>
        <w:t xml:space="preserve"> of any </w:t>
      </w:r>
      <w:r>
        <w:rPr>
          <w:rStyle w:val="SFParasubclause1Char"/>
          <w:sz w:val="22"/>
          <w:szCs w:val="22"/>
        </w:rPr>
        <w:t>Company</w:t>
      </w:r>
      <w:r w:rsidR="000F3853" w:rsidRPr="002C4773">
        <w:rPr>
          <w:rStyle w:val="SFParasubclause1Char"/>
          <w:sz w:val="22"/>
          <w:szCs w:val="22"/>
        </w:rPr>
        <w:t xml:space="preserve"> specific ordering requirements</w:t>
      </w:r>
      <w:r w:rsidR="00B676DD" w:rsidRPr="002C4773">
        <w:rPr>
          <w:rStyle w:val="SFParasubclause1Char"/>
          <w:sz w:val="22"/>
          <w:szCs w:val="22"/>
        </w:rPr>
        <w:t>.</w:t>
      </w:r>
      <w:r w:rsidR="00AF3BE1" w:rsidRPr="00F15704">
        <w:rPr>
          <w:rStyle w:val="SFParasubclause1Char"/>
          <w:sz w:val="22"/>
          <w:szCs w:val="22"/>
        </w:rPr>
        <w:t xml:space="preserve"> </w:t>
      </w:r>
    </w:p>
    <w:p w14:paraId="44D09CB7" w14:textId="49351D64" w:rsidR="004E03FB" w:rsidRPr="002C4773" w:rsidRDefault="00A30078" w:rsidP="00DC367E">
      <w:pPr>
        <w:pStyle w:val="SFPara-Clause"/>
        <w:spacing w:before="0"/>
        <w:rPr>
          <w:rStyle w:val="SFParasubclause1Char"/>
          <w:b/>
          <w:bCs/>
          <w:sz w:val="22"/>
          <w:szCs w:val="22"/>
        </w:rPr>
      </w:pPr>
      <w:r>
        <w:rPr>
          <w:rStyle w:val="SFParasubclause1Char"/>
          <w:b/>
          <w:bCs/>
          <w:sz w:val="22"/>
          <w:szCs w:val="22"/>
          <w:u w:val="single"/>
        </w:rPr>
        <w:t>Pricing, Discounts, and Compensation</w:t>
      </w:r>
      <w:r w:rsidR="004E03FB" w:rsidRPr="002C4773">
        <w:rPr>
          <w:rStyle w:val="SFParasubclause1Char"/>
          <w:b/>
          <w:bCs/>
          <w:sz w:val="22"/>
          <w:szCs w:val="22"/>
        </w:rPr>
        <w:t>.</w:t>
      </w:r>
    </w:p>
    <w:p w14:paraId="31842EF7" w14:textId="5828E33A" w:rsidR="00A16F86" w:rsidRPr="00A16F86" w:rsidRDefault="00A30078" w:rsidP="00DC367E">
      <w:pPr>
        <w:pStyle w:val="SFParasubclause1"/>
        <w:tabs>
          <w:tab w:val="num" w:pos="1440"/>
        </w:tabs>
        <w:ind w:left="0"/>
        <w:jc w:val="both"/>
        <w:rPr>
          <w:sz w:val="22"/>
          <w:szCs w:val="22"/>
        </w:rPr>
      </w:pPr>
      <w:r>
        <w:rPr>
          <w:sz w:val="22"/>
          <w:szCs w:val="22"/>
          <w:u w:val="single"/>
        </w:rPr>
        <w:t>Pricing</w:t>
      </w:r>
      <w:r w:rsidR="00A16F86">
        <w:rPr>
          <w:sz w:val="22"/>
          <w:szCs w:val="22"/>
        </w:rPr>
        <w:t xml:space="preserve">. </w:t>
      </w:r>
      <w:r w:rsidR="007F3907" w:rsidRPr="007F3907">
        <w:t xml:space="preserve"> </w:t>
      </w:r>
      <w:r w:rsidR="007F3907" w:rsidRPr="007F3907">
        <w:rPr>
          <w:sz w:val="22"/>
          <w:szCs w:val="22"/>
        </w:rPr>
        <w:t xml:space="preserve">Partner shall purchase Products from Company at the discounted rates shown in </w:t>
      </w:r>
      <w:r w:rsidR="007F3907" w:rsidRPr="00CC2184">
        <w:rPr>
          <w:sz w:val="22"/>
          <w:szCs w:val="22"/>
          <w:highlight w:val="yellow"/>
        </w:rPr>
        <w:t xml:space="preserve">Exhibit </w:t>
      </w:r>
      <w:r w:rsidR="0084681B" w:rsidRPr="00CC2184">
        <w:rPr>
          <w:sz w:val="22"/>
          <w:szCs w:val="22"/>
          <w:highlight w:val="yellow"/>
        </w:rPr>
        <w:t>D</w:t>
      </w:r>
      <w:r w:rsidR="007F3907" w:rsidRPr="007F3907">
        <w:rPr>
          <w:sz w:val="22"/>
          <w:szCs w:val="22"/>
        </w:rPr>
        <w:t xml:space="preserve">. Partner may determine resale or bundled pricing to Customers, provided it does not undercut Company’s published MSRP by more than </w:t>
      </w:r>
      <w:r w:rsidR="007F3907" w:rsidRPr="00CC2184">
        <w:rPr>
          <w:sz w:val="22"/>
          <w:szCs w:val="22"/>
          <w:highlight w:val="yellow"/>
        </w:rPr>
        <w:t>15%</w:t>
      </w:r>
      <w:r w:rsidR="007F3907" w:rsidRPr="007F3907">
        <w:rPr>
          <w:sz w:val="22"/>
          <w:szCs w:val="22"/>
        </w:rPr>
        <w:t xml:space="preserve"> without prior approval.</w:t>
      </w:r>
      <w:r w:rsidR="007E241E">
        <w:rPr>
          <w:sz w:val="22"/>
          <w:szCs w:val="22"/>
        </w:rPr>
        <w:t xml:space="preserve"> </w:t>
      </w:r>
    </w:p>
    <w:p w14:paraId="288CAD8A" w14:textId="1922587B" w:rsidR="007B5834" w:rsidRDefault="007054F6" w:rsidP="00522FC1">
      <w:pPr>
        <w:pStyle w:val="SFParasubclause1"/>
        <w:tabs>
          <w:tab w:val="num" w:pos="1440"/>
        </w:tabs>
        <w:ind w:left="0"/>
        <w:jc w:val="both"/>
        <w:rPr>
          <w:sz w:val="22"/>
          <w:szCs w:val="22"/>
        </w:rPr>
      </w:pPr>
      <w:r>
        <w:rPr>
          <w:sz w:val="22"/>
          <w:szCs w:val="22"/>
          <w:u w:val="single"/>
        </w:rPr>
        <w:t>Discounts and Margins</w:t>
      </w:r>
      <w:r w:rsidR="007B5834" w:rsidRPr="002C4773">
        <w:rPr>
          <w:sz w:val="22"/>
          <w:szCs w:val="22"/>
        </w:rPr>
        <w:t>.</w:t>
      </w:r>
      <w:r w:rsidR="00D65FFD" w:rsidRPr="002C4773">
        <w:rPr>
          <w:sz w:val="22"/>
          <w:szCs w:val="22"/>
        </w:rPr>
        <w:t xml:space="preserve"> </w:t>
      </w:r>
      <w:r w:rsidR="006329C1" w:rsidRPr="006329C1">
        <w:rPr>
          <w:sz w:val="22"/>
          <w:szCs w:val="22"/>
        </w:rPr>
        <w:t xml:space="preserve">Discount tiers shall be based on annual volume or Partner certification level: </w:t>
      </w:r>
      <w:r w:rsidR="006329C1">
        <w:rPr>
          <w:sz w:val="22"/>
          <w:szCs w:val="22"/>
        </w:rPr>
        <w:t>(i)</w:t>
      </w:r>
      <w:r w:rsidR="006329C1" w:rsidRPr="006329C1">
        <w:rPr>
          <w:sz w:val="22"/>
          <w:szCs w:val="22"/>
        </w:rPr>
        <w:t xml:space="preserve"> Registered Partner: 20% discount from MSRP</w:t>
      </w:r>
      <w:r w:rsidR="006329C1">
        <w:rPr>
          <w:sz w:val="22"/>
          <w:szCs w:val="22"/>
        </w:rPr>
        <w:t xml:space="preserve">; (ii) </w:t>
      </w:r>
      <w:r w:rsidR="006329C1" w:rsidRPr="006329C1">
        <w:rPr>
          <w:sz w:val="22"/>
          <w:szCs w:val="22"/>
        </w:rPr>
        <w:t>Certified MSP: 30% discount</w:t>
      </w:r>
      <w:r w:rsidR="006329C1">
        <w:rPr>
          <w:sz w:val="22"/>
          <w:szCs w:val="22"/>
        </w:rPr>
        <w:t xml:space="preserve">; </w:t>
      </w:r>
      <w:r w:rsidR="007B326F">
        <w:rPr>
          <w:sz w:val="22"/>
          <w:szCs w:val="22"/>
        </w:rPr>
        <w:t xml:space="preserve">and </w:t>
      </w:r>
      <w:r w:rsidR="006329C1">
        <w:rPr>
          <w:sz w:val="22"/>
          <w:szCs w:val="22"/>
        </w:rPr>
        <w:t xml:space="preserve">(iii) </w:t>
      </w:r>
      <w:r w:rsidR="006329C1" w:rsidRPr="006329C1">
        <w:rPr>
          <w:sz w:val="22"/>
          <w:szCs w:val="22"/>
        </w:rPr>
        <w:t>Premier MSP: Up to 45% discount (subject to performance and certification)</w:t>
      </w:r>
      <w:r w:rsidR="007B326F">
        <w:rPr>
          <w:sz w:val="22"/>
          <w:szCs w:val="22"/>
        </w:rPr>
        <w:t>.</w:t>
      </w:r>
    </w:p>
    <w:p w14:paraId="3A408FDC" w14:textId="025CD4BF" w:rsidR="00D7222C" w:rsidRDefault="007B326F" w:rsidP="00522FC1">
      <w:pPr>
        <w:pStyle w:val="SFParasubclause1"/>
        <w:tabs>
          <w:tab w:val="num" w:pos="1440"/>
        </w:tabs>
        <w:ind w:left="0"/>
        <w:jc w:val="both"/>
        <w:rPr>
          <w:sz w:val="22"/>
          <w:szCs w:val="22"/>
        </w:rPr>
      </w:pPr>
      <w:r>
        <w:rPr>
          <w:sz w:val="22"/>
          <w:szCs w:val="22"/>
          <w:u w:val="single"/>
        </w:rPr>
        <w:t>Recurring Revenue</w:t>
      </w:r>
      <w:commentRangeStart w:id="42"/>
      <w:commentRangeStart w:id="43"/>
      <w:commentRangeEnd w:id="42"/>
      <w:r w:rsidR="00792873">
        <w:rPr>
          <w:rStyle w:val="CommentReference"/>
        </w:rPr>
        <w:commentReference w:id="42"/>
      </w:r>
      <w:commentRangeEnd w:id="43"/>
      <w:r w:rsidR="00505BDF">
        <w:rPr>
          <w:rStyle w:val="CommentReference"/>
        </w:rPr>
        <w:commentReference w:id="43"/>
      </w:r>
      <w:r w:rsidR="00D7222C" w:rsidRPr="00D7222C">
        <w:rPr>
          <w:sz w:val="22"/>
          <w:szCs w:val="22"/>
        </w:rPr>
        <w:t>.</w:t>
      </w:r>
      <w:r w:rsidR="00D7222C">
        <w:rPr>
          <w:sz w:val="22"/>
          <w:szCs w:val="22"/>
        </w:rPr>
        <w:t xml:space="preserve"> </w:t>
      </w:r>
      <w:r w:rsidR="0058004F" w:rsidRPr="0058004F">
        <w:t xml:space="preserve"> </w:t>
      </w:r>
      <w:r w:rsidR="0058004F" w:rsidRPr="0058004F">
        <w:rPr>
          <w:sz w:val="22"/>
          <w:szCs w:val="22"/>
        </w:rPr>
        <w:t xml:space="preserve">Partner </w:t>
      </w:r>
      <w:del w:id="44" w:author="Brandon Chapman" w:date="2025-11-17T12:28:00Z" w16du:dateUtc="2025-11-17T19:28:00Z">
        <w:r w:rsidR="0058004F" w:rsidRPr="0058004F" w:rsidDel="00E23059">
          <w:rPr>
            <w:sz w:val="22"/>
            <w:szCs w:val="22"/>
          </w:rPr>
          <w:delText xml:space="preserve">may </w:delText>
        </w:r>
      </w:del>
      <w:r w:rsidR="0058004F" w:rsidRPr="0058004F">
        <w:rPr>
          <w:sz w:val="22"/>
          <w:szCs w:val="22"/>
        </w:rPr>
        <w:t>retain</w:t>
      </w:r>
      <w:ins w:id="45" w:author="Brandon Chapman" w:date="2025-11-17T12:28:00Z" w16du:dateUtc="2025-11-17T19:28:00Z">
        <w:r w:rsidR="00E23059">
          <w:rPr>
            <w:sz w:val="22"/>
            <w:szCs w:val="22"/>
          </w:rPr>
          <w:t>s</w:t>
        </w:r>
      </w:ins>
      <w:r w:rsidR="0058004F" w:rsidRPr="0058004F">
        <w:rPr>
          <w:sz w:val="22"/>
          <w:szCs w:val="22"/>
        </w:rPr>
        <w:t xml:space="preserve"> </w:t>
      </w:r>
      <w:del w:id="46" w:author="Brandon Chapman" w:date="2025-11-17T12:28:00Z" w16du:dateUtc="2025-11-17T19:28:00Z">
        <w:r w:rsidR="0058004F" w:rsidRPr="0058004F" w:rsidDel="00E23059">
          <w:rPr>
            <w:sz w:val="22"/>
            <w:szCs w:val="22"/>
          </w:rPr>
          <w:delText xml:space="preserve">all </w:delText>
        </w:r>
      </w:del>
      <w:r w:rsidR="0058004F" w:rsidRPr="0058004F">
        <w:rPr>
          <w:sz w:val="22"/>
          <w:szCs w:val="22"/>
        </w:rPr>
        <w:t>recurring subscription revenue derived from managed services incorporating Company Products</w:t>
      </w:r>
      <w:ins w:id="47" w:author="Brandon Chapman" w:date="2025-11-17T12:29:00Z" w16du:dateUtc="2025-11-17T19:29:00Z">
        <w:r w:rsidR="0076433E">
          <w:rPr>
            <w:sz w:val="22"/>
            <w:szCs w:val="22"/>
          </w:rPr>
          <w:t xml:space="preserve"> as detailed in this agreement</w:t>
        </w:r>
      </w:ins>
      <w:r w:rsidR="0058004F" w:rsidRPr="0058004F">
        <w:rPr>
          <w:sz w:val="22"/>
          <w:szCs w:val="22"/>
        </w:rPr>
        <w:t>, provided Company’s licensing and reporting requirements are met</w:t>
      </w:r>
      <w:del w:id="48" w:author="Brandon Chapman" w:date="2025-11-17T12:29:00Z" w16du:dateUtc="2025-11-17T19:29:00Z">
        <w:r w:rsidR="002E218B" w:rsidDel="0076433E">
          <w:rPr>
            <w:sz w:val="22"/>
            <w:szCs w:val="22"/>
          </w:rPr>
          <w:delText xml:space="preserve"> as detailed in this agreement</w:delText>
        </w:r>
      </w:del>
      <w:ins w:id="49" w:author="Brandon Chapman" w:date="2025-11-17T12:29:00Z" w16du:dateUtc="2025-11-17T19:29:00Z">
        <w:r w:rsidR="0076433E">
          <w:rPr>
            <w:sz w:val="22"/>
            <w:szCs w:val="22"/>
          </w:rPr>
          <w:t>.</w:t>
        </w:r>
      </w:ins>
      <w:r w:rsidR="0058004F" w:rsidRPr="0058004F">
        <w:rPr>
          <w:sz w:val="22"/>
          <w:szCs w:val="22"/>
        </w:rPr>
        <w:t>.</w:t>
      </w:r>
      <w:r w:rsidR="00D7222C">
        <w:rPr>
          <w:sz w:val="22"/>
          <w:szCs w:val="22"/>
        </w:rPr>
        <w:t xml:space="preserve"> </w:t>
      </w:r>
    </w:p>
    <w:p w14:paraId="4744FF2C" w14:textId="13039C8E" w:rsidR="0058004F" w:rsidRDefault="0058004F" w:rsidP="00522FC1">
      <w:pPr>
        <w:pStyle w:val="SFParasubclause1"/>
        <w:tabs>
          <w:tab w:val="num" w:pos="1440"/>
        </w:tabs>
        <w:ind w:left="0"/>
        <w:jc w:val="both"/>
        <w:rPr>
          <w:sz w:val="22"/>
          <w:szCs w:val="22"/>
        </w:rPr>
      </w:pPr>
      <w:r>
        <w:rPr>
          <w:sz w:val="22"/>
          <w:szCs w:val="22"/>
          <w:u w:val="single"/>
        </w:rPr>
        <w:t>Rebates and Market Development Funds (MDF)</w:t>
      </w:r>
      <w:r>
        <w:rPr>
          <w:sz w:val="22"/>
          <w:szCs w:val="22"/>
        </w:rPr>
        <w:t xml:space="preserve">. </w:t>
      </w:r>
      <w:r w:rsidR="00D775E6" w:rsidRPr="00D775E6">
        <w:rPr>
          <w:sz w:val="22"/>
          <w:szCs w:val="22"/>
        </w:rPr>
        <w:t xml:space="preserve">Eligible Partners may receive quarterly rebates or Market Development Funds (MDF) for approved joint marketing or customer acquisition campaigns, as detailed in </w:t>
      </w:r>
      <w:r w:rsidR="00D775E6" w:rsidRPr="00CC2184">
        <w:rPr>
          <w:sz w:val="22"/>
          <w:szCs w:val="22"/>
          <w:highlight w:val="yellow"/>
        </w:rPr>
        <w:t xml:space="preserve">Exhibit </w:t>
      </w:r>
      <w:r w:rsidR="009366FA">
        <w:rPr>
          <w:sz w:val="22"/>
          <w:szCs w:val="22"/>
        </w:rPr>
        <w:t>F</w:t>
      </w:r>
      <w:r w:rsidR="00D775E6" w:rsidRPr="00D775E6">
        <w:rPr>
          <w:sz w:val="22"/>
          <w:szCs w:val="22"/>
        </w:rPr>
        <w:t>.</w:t>
      </w:r>
    </w:p>
    <w:p w14:paraId="258A1D76" w14:textId="607DEA13" w:rsidR="00D775E6" w:rsidRPr="00D775E6" w:rsidRDefault="00D775E6" w:rsidP="00D775E6">
      <w:pPr>
        <w:pStyle w:val="SFParasubclause1"/>
        <w:tabs>
          <w:tab w:val="num" w:pos="1440"/>
        </w:tabs>
        <w:ind w:left="0"/>
        <w:jc w:val="both"/>
        <w:rPr>
          <w:sz w:val="22"/>
          <w:szCs w:val="22"/>
        </w:rPr>
      </w:pPr>
      <w:r>
        <w:rPr>
          <w:sz w:val="22"/>
          <w:szCs w:val="22"/>
          <w:u w:val="single"/>
        </w:rPr>
        <w:t>Payment Terms</w:t>
      </w:r>
      <w:r>
        <w:rPr>
          <w:sz w:val="22"/>
          <w:szCs w:val="22"/>
        </w:rPr>
        <w:t xml:space="preserve">. </w:t>
      </w:r>
      <w:r w:rsidR="00E05343" w:rsidRPr="00E05343">
        <w:rPr>
          <w:sz w:val="22"/>
          <w:szCs w:val="22"/>
        </w:rPr>
        <w:t>Invoices are payable within thirty (30) days of issue. Late payments accrue interest at 1.5% per month or the maximum rate permitted by law.</w:t>
      </w:r>
    </w:p>
    <w:p w14:paraId="19FD440A" w14:textId="3EDF4FCF" w:rsidR="002E218B" w:rsidRPr="006905A7" w:rsidRDefault="002E218B" w:rsidP="00CC2184">
      <w:pPr>
        <w:pStyle w:val="SFPara-Clause"/>
      </w:pPr>
      <w:r w:rsidRPr="00CC2184">
        <w:rPr>
          <w:rStyle w:val="SFParasubclause1Char"/>
          <w:b/>
          <w:bCs/>
          <w:sz w:val="22"/>
          <w:szCs w:val="22"/>
          <w:u w:val="single"/>
        </w:rPr>
        <w:t>Performance and Reporting</w:t>
      </w:r>
      <w:r>
        <w:rPr>
          <w:rStyle w:val="SFParasubclause1Char"/>
          <w:b/>
          <w:bCs/>
          <w:sz w:val="22"/>
          <w:szCs w:val="22"/>
        </w:rPr>
        <w:t xml:space="preserve">. </w:t>
      </w:r>
      <w:r w:rsidR="00D9256D">
        <w:rPr>
          <w:rStyle w:val="SFParasubclause1Char"/>
          <w:sz w:val="22"/>
          <w:szCs w:val="22"/>
        </w:rPr>
        <w:t xml:space="preserve">Partner shall </w:t>
      </w:r>
      <w:r w:rsidR="008E4F3C">
        <w:rPr>
          <w:rStyle w:val="SFParasubclause1Char"/>
          <w:sz w:val="22"/>
          <w:szCs w:val="22"/>
        </w:rPr>
        <w:t xml:space="preserve">(i) </w:t>
      </w:r>
      <w:r w:rsidR="00D9256D">
        <w:rPr>
          <w:rStyle w:val="SFParasubclause1Char"/>
          <w:sz w:val="22"/>
          <w:szCs w:val="22"/>
        </w:rPr>
        <w:t>submit</w:t>
      </w:r>
      <w:r w:rsidR="008E4F3C">
        <w:rPr>
          <w:rStyle w:val="SFParasubclause1Char"/>
          <w:sz w:val="22"/>
          <w:szCs w:val="22"/>
        </w:rPr>
        <w:t xml:space="preserve"> quarterly sales and deployment reports; (ii) maintain a minimum of two (2) certified technical staff on Company Products</w:t>
      </w:r>
      <w:r w:rsidR="00F35817">
        <w:rPr>
          <w:rStyle w:val="SFParasubclause1Char"/>
          <w:sz w:val="22"/>
          <w:szCs w:val="22"/>
        </w:rPr>
        <w:t xml:space="preserve">; (iii) achieve annual revenue or deployment targets as specified in Exhibit </w:t>
      </w:r>
      <w:r w:rsidR="00C05A76">
        <w:rPr>
          <w:rStyle w:val="SFParasubclause1Char"/>
          <w:sz w:val="22"/>
          <w:szCs w:val="22"/>
        </w:rPr>
        <w:t>G</w:t>
      </w:r>
      <w:r w:rsidR="00F35817">
        <w:rPr>
          <w:rStyle w:val="SFParasubclause1Char"/>
          <w:sz w:val="22"/>
          <w:szCs w:val="22"/>
        </w:rPr>
        <w:t>; and (iv) participate in quarterly business reviews to assess performance, feedback, and roadmap alignment. Failure to meet targets for two consecutive quarters may result in tier downgrades, margin adjustments or termination.</w:t>
      </w:r>
    </w:p>
    <w:p w14:paraId="3CA6A3C0" w14:textId="77777777" w:rsidR="00DC46BA" w:rsidRPr="002C4773" w:rsidRDefault="00DC46BA" w:rsidP="00DC367E">
      <w:pPr>
        <w:pStyle w:val="SFPara-Clause"/>
        <w:spacing w:before="0"/>
        <w:rPr>
          <w:rStyle w:val="SFParasubclause1Char"/>
          <w:b/>
          <w:bCs/>
          <w:sz w:val="22"/>
          <w:szCs w:val="22"/>
        </w:rPr>
      </w:pPr>
      <w:r w:rsidRPr="002C4773">
        <w:rPr>
          <w:rStyle w:val="SFParasubclause1Char"/>
          <w:b/>
          <w:bCs/>
          <w:sz w:val="22"/>
          <w:szCs w:val="22"/>
          <w:u w:val="single"/>
        </w:rPr>
        <w:t>Term and Termination</w:t>
      </w:r>
      <w:r w:rsidRPr="002C4773">
        <w:rPr>
          <w:rStyle w:val="SFParasubclause1Char"/>
          <w:b/>
          <w:bCs/>
          <w:sz w:val="22"/>
          <w:szCs w:val="22"/>
        </w:rPr>
        <w:t xml:space="preserve">. </w:t>
      </w:r>
    </w:p>
    <w:p w14:paraId="6A76401A" w14:textId="6E66C3D1" w:rsidR="00DC46BA" w:rsidRPr="00220F41" w:rsidRDefault="00DC46BA" w:rsidP="00DC367E">
      <w:pPr>
        <w:pStyle w:val="SFParasubclause1"/>
        <w:tabs>
          <w:tab w:val="num" w:pos="1440"/>
        </w:tabs>
        <w:ind w:left="0"/>
        <w:jc w:val="both"/>
        <w:rPr>
          <w:rStyle w:val="SFParasubclause1Char"/>
          <w:b/>
          <w:bCs/>
          <w:color w:val="000000" w:themeColor="text1"/>
          <w:sz w:val="22"/>
          <w:szCs w:val="22"/>
        </w:rPr>
      </w:pPr>
      <w:r w:rsidRPr="002C4773">
        <w:rPr>
          <w:rStyle w:val="SFParasubclause1Char"/>
          <w:sz w:val="22"/>
          <w:szCs w:val="22"/>
          <w:u w:val="single"/>
        </w:rPr>
        <w:t>Term</w:t>
      </w:r>
      <w:r w:rsidRPr="002C4773">
        <w:rPr>
          <w:rStyle w:val="SFParasubclause1Char"/>
          <w:sz w:val="22"/>
          <w:szCs w:val="22"/>
        </w:rPr>
        <w:t xml:space="preserve">. This Agreement shall commence on the Effective Date and continue for </w:t>
      </w:r>
      <w:r w:rsidR="008142F7">
        <w:rPr>
          <w:rStyle w:val="SFParasubclause1Char"/>
          <w:sz w:val="22"/>
          <w:szCs w:val="22"/>
        </w:rPr>
        <w:t>one</w:t>
      </w:r>
      <w:r w:rsidRPr="002C4773">
        <w:rPr>
          <w:rStyle w:val="SFParasubclause1Char"/>
          <w:sz w:val="22"/>
          <w:szCs w:val="22"/>
        </w:rPr>
        <w:t xml:space="preserve"> (</w:t>
      </w:r>
      <w:r w:rsidR="008142F7">
        <w:rPr>
          <w:rStyle w:val="SFParasubclause1Char"/>
          <w:sz w:val="22"/>
          <w:szCs w:val="22"/>
        </w:rPr>
        <w:t>1</w:t>
      </w:r>
      <w:r w:rsidRPr="002C4773">
        <w:rPr>
          <w:rStyle w:val="SFParasubclause1Char"/>
          <w:sz w:val="22"/>
          <w:szCs w:val="22"/>
        </w:rPr>
        <w:t>) year (“Initial Term”) unless terminated earlier in accordance with this Agreement. Following the Initial Term, this Agreement shall be</w:t>
      </w:r>
      <w:r w:rsidR="001F28CA" w:rsidRPr="002C4773">
        <w:rPr>
          <w:rStyle w:val="SFParasubclause1Char"/>
          <w:sz w:val="22"/>
          <w:szCs w:val="22"/>
        </w:rPr>
        <w:t xml:space="preserve"> automatically</w:t>
      </w:r>
      <w:r w:rsidRPr="002C4773">
        <w:rPr>
          <w:rStyle w:val="SFParasubclause1Char"/>
          <w:sz w:val="22"/>
          <w:szCs w:val="22"/>
        </w:rPr>
        <w:t xml:space="preserve"> renewed for successive one (1) year periods (“Renewal Terms(s)”) unless </w:t>
      </w:r>
      <w:r w:rsidRPr="00220F41">
        <w:rPr>
          <w:rStyle w:val="SFParasubclause1Char"/>
          <w:color w:val="000000" w:themeColor="text1"/>
          <w:sz w:val="22"/>
          <w:szCs w:val="22"/>
        </w:rPr>
        <w:t xml:space="preserve">otherwise terminated by either Party </w:t>
      </w:r>
      <w:r w:rsidR="008D5CA4">
        <w:rPr>
          <w:rStyle w:val="SFParasubclause1Char"/>
          <w:color w:val="000000" w:themeColor="text1"/>
          <w:sz w:val="22"/>
          <w:szCs w:val="22"/>
        </w:rPr>
        <w:t>by providing thirty (30) days prior</w:t>
      </w:r>
      <w:r w:rsidRPr="00220F41">
        <w:rPr>
          <w:rStyle w:val="SFParasubclause1Char"/>
          <w:color w:val="000000" w:themeColor="text1"/>
          <w:sz w:val="22"/>
          <w:szCs w:val="22"/>
        </w:rPr>
        <w:t xml:space="preserve"> written notice </w:t>
      </w:r>
      <w:r w:rsidR="008D5CA4">
        <w:rPr>
          <w:rStyle w:val="SFParasubclause1Char"/>
          <w:color w:val="000000" w:themeColor="text1"/>
          <w:sz w:val="22"/>
          <w:szCs w:val="22"/>
        </w:rPr>
        <w:t>to the other Party</w:t>
      </w:r>
      <w:r w:rsidRPr="00220F41">
        <w:rPr>
          <w:rStyle w:val="SFParasubclause1Char"/>
          <w:color w:val="000000" w:themeColor="text1"/>
          <w:sz w:val="22"/>
          <w:szCs w:val="22"/>
        </w:rPr>
        <w:t>.</w:t>
      </w:r>
    </w:p>
    <w:p w14:paraId="55860C8C" w14:textId="77777777" w:rsidR="00DC46BA" w:rsidRPr="002C4773" w:rsidRDefault="00DC46BA"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lastRenderedPageBreak/>
        <w:t>Termination for Convenience</w:t>
      </w:r>
      <w:r w:rsidRPr="002C4773">
        <w:rPr>
          <w:rStyle w:val="SFParasubclause1Char"/>
          <w:sz w:val="22"/>
          <w:szCs w:val="22"/>
        </w:rPr>
        <w:t xml:space="preserve">. Either Party may terminate this Agreement without cause by providing at least thirty (30) days prior written notice to the other Party. </w:t>
      </w:r>
    </w:p>
    <w:p w14:paraId="10B7B927" w14:textId="56AD6D16" w:rsidR="00585B9E" w:rsidRPr="002C4773" w:rsidRDefault="00DC46BA" w:rsidP="00DC367E">
      <w:pPr>
        <w:pStyle w:val="SFParasubclause1"/>
        <w:tabs>
          <w:tab w:val="num" w:pos="1440"/>
        </w:tabs>
        <w:ind w:left="0"/>
        <w:jc w:val="both"/>
        <w:rPr>
          <w:b/>
          <w:bCs/>
          <w:sz w:val="22"/>
          <w:szCs w:val="22"/>
        </w:rPr>
      </w:pPr>
      <w:r w:rsidRPr="002C4773">
        <w:rPr>
          <w:rStyle w:val="SFParasubclause1Char"/>
          <w:sz w:val="22"/>
          <w:szCs w:val="22"/>
          <w:u w:val="single"/>
        </w:rPr>
        <w:t>Termination for Cause</w:t>
      </w:r>
      <w:r w:rsidRPr="002C4773">
        <w:rPr>
          <w:rStyle w:val="SFParasubclause1Char"/>
          <w:sz w:val="22"/>
          <w:szCs w:val="22"/>
        </w:rPr>
        <w:t>.</w:t>
      </w:r>
      <w:r w:rsidRPr="002C4773">
        <w:rPr>
          <w:sz w:val="22"/>
          <w:szCs w:val="22"/>
        </w:rPr>
        <w:t xml:space="preserve"> </w:t>
      </w:r>
      <w:r w:rsidRPr="002C4773">
        <w:rPr>
          <w:color w:val="212529"/>
          <w:sz w:val="22"/>
          <w:szCs w:val="22"/>
        </w:rPr>
        <w:t xml:space="preserve">Either Party </w:t>
      </w:r>
      <w:r w:rsidR="00E83C0E" w:rsidRPr="002C4773">
        <w:rPr>
          <w:color w:val="212529"/>
          <w:sz w:val="22"/>
          <w:szCs w:val="22"/>
        </w:rPr>
        <w:t>may</w:t>
      </w:r>
      <w:r w:rsidR="007F3518">
        <w:rPr>
          <w:color w:val="212529"/>
          <w:sz w:val="22"/>
          <w:szCs w:val="22"/>
        </w:rPr>
        <w:t xml:space="preserve"> </w:t>
      </w:r>
      <w:r w:rsidRPr="002C4773">
        <w:rPr>
          <w:color w:val="212529"/>
          <w:sz w:val="22"/>
          <w:szCs w:val="22"/>
        </w:rPr>
        <w:t>terminate this Agreement</w:t>
      </w:r>
      <w:r w:rsidR="00343189">
        <w:rPr>
          <w:color w:val="212529"/>
          <w:sz w:val="22"/>
          <w:szCs w:val="22"/>
        </w:rPr>
        <w:t xml:space="preserve"> if the other Party materially breaches any </w:t>
      </w:r>
      <w:r w:rsidRPr="002C4773">
        <w:rPr>
          <w:color w:val="212529"/>
          <w:sz w:val="22"/>
          <w:szCs w:val="22"/>
        </w:rPr>
        <w:t xml:space="preserve">provision of this Agreement </w:t>
      </w:r>
      <w:r w:rsidR="00343189">
        <w:rPr>
          <w:color w:val="212529"/>
          <w:sz w:val="22"/>
          <w:szCs w:val="22"/>
        </w:rPr>
        <w:t xml:space="preserve">and fails to cure such breach within </w:t>
      </w:r>
      <w:r w:rsidRPr="002C4773">
        <w:rPr>
          <w:color w:val="212529"/>
          <w:sz w:val="22"/>
          <w:szCs w:val="22"/>
        </w:rPr>
        <w:t>thirty (30) day</w:t>
      </w:r>
      <w:r w:rsidR="00343189">
        <w:rPr>
          <w:color w:val="212529"/>
          <w:sz w:val="22"/>
          <w:szCs w:val="22"/>
        </w:rPr>
        <w:t>s after receipt of written notice describing the breach in reasonable detail. If a breach is not</w:t>
      </w:r>
      <w:r w:rsidRPr="002C4773">
        <w:rPr>
          <w:color w:val="212529"/>
          <w:sz w:val="22"/>
          <w:szCs w:val="22"/>
        </w:rPr>
        <w:t xml:space="preserve"> </w:t>
      </w:r>
      <w:r w:rsidR="00343189">
        <w:rPr>
          <w:color w:val="212529"/>
          <w:sz w:val="22"/>
          <w:szCs w:val="22"/>
        </w:rPr>
        <w:t>capable</w:t>
      </w:r>
      <w:r w:rsidRPr="002C4773">
        <w:rPr>
          <w:color w:val="212529"/>
          <w:sz w:val="22"/>
          <w:szCs w:val="22"/>
        </w:rPr>
        <w:t xml:space="preserve"> of being cured, termination </w:t>
      </w:r>
      <w:r w:rsidR="00343189">
        <w:rPr>
          <w:color w:val="212529"/>
          <w:sz w:val="22"/>
          <w:szCs w:val="22"/>
        </w:rPr>
        <w:t>shall be</w:t>
      </w:r>
      <w:r w:rsidRPr="002C4773">
        <w:rPr>
          <w:color w:val="212529"/>
          <w:sz w:val="22"/>
          <w:szCs w:val="22"/>
        </w:rPr>
        <w:t xml:space="preserve"> effective </w:t>
      </w:r>
      <w:r w:rsidR="00343189">
        <w:rPr>
          <w:color w:val="212529"/>
          <w:sz w:val="22"/>
          <w:szCs w:val="22"/>
        </w:rPr>
        <w:t xml:space="preserve">immediately </w:t>
      </w:r>
      <w:r w:rsidRPr="002C4773">
        <w:rPr>
          <w:color w:val="212529"/>
          <w:sz w:val="22"/>
          <w:szCs w:val="22"/>
        </w:rPr>
        <w:t xml:space="preserve">upon receipt of </w:t>
      </w:r>
      <w:r w:rsidR="00343189">
        <w:rPr>
          <w:color w:val="212529"/>
          <w:sz w:val="22"/>
          <w:szCs w:val="22"/>
        </w:rPr>
        <w:t>such</w:t>
      </w:r>
      <w:r w:rsidRPr="002C4773">
        <w:rPr>
          <w:color w:val="212529"/>
          <w:sz w:val="22"/>
          <w:szCs w:val="22"/>
        </w:rPr>
        <w:t xml:space="preserve"> notice.</w:t>
      </w:r>
      <w:r w:rsidR="00392AFC">
        <w:rPr>
          <w:color w:val="212529"/>
          <w:sz w:val="22"/>
          <w:szCs w:val="22"/>
        </w:rPr>
        <w:t xml:space="preserve"> Either Party may terminate this Agreement immediately upon written notice to the other Party if the other Party becomes insolvent or files for bankruptcy, engages in fraud or misrepresentation, or commits any violation of </w:t>
      </w:r>
      <w:r w:rsidR="00046488">
        <w:rPr>
          <w:color w:val="212529"/>
          <w:sz w:val="22"/>
          <w:szCs w:val="22"/>
        </w:rPr>
        <w:t xml:space="preserve">rule, </w:t>
      </w:r>
      <w:r w:rsidR="00392AFC">
        <w:rPr>
          <w:color w:val="212529"/>
          <w:sz w:val="22"/>
          <w:szCs w:val="22"/>
        </w:rPr>
        <w:t>law</w:t>
      </w:r>
      <w:r w:rsidR="00046488">
        <w:rPr>
          <w:color w:val="212529"/>
          <w:sz w:val="22"/>
          <w:szCs w:val="22"/>
        </w:rPr>
        <w:t xml:space="preserve"> or regulation</w:t>
      </w:r>
      <w:r w:rsidR="00392AFC">
        <w:rPr>
          <w:color w:val="212529"/>
          <w:sz w:val="22"/>
          <w:szCs w:val="22"/>
        </w:rPr>
        <w:t xml:space="preserve">. </w:t>
      </w:r>
    </w:p>
    <w:p w14:paraId="79DB922B" w14:textId="1E1E6FE7" w:rsidR="00DC46BA" w:rsidRPr="002C4773" w:rsidRDefault="00DC46BA" w:rsidP="00DC367E">
      <w:pPr>
        <w:pStyle w:val="SFParasubclause1"/>
        <w:tabs>
          <w:tab w:val="num" w:pos="1440"/>
        </w:tabs>
        <w:ind w:left="0"/>
        <w:jc w:val="both"/>
        <w:rPr>
          <w:b/>
          <w:bCs/>
          <w:sz w:val="22"/>
          <w:szCs w:val="22"/>
        </w:rPr>
      </w:pPr>
      <w:r w:rsidRPr="002C4773">
        <w:rPr>
          <w:rStyle w:val="SFParasubclause1Char"/>
          <w:sz w:val="22"/>
          <w:szCs w:val="22"/>
          <w:u w:val="single"/>
        </w:rPr>
        <w:t>Payment obligations.</w:t>
      </w:r>
      <w:r w:rsidRPr="002C4773">
        <w:rPr>
          <w:rStyle w:val="SFParasubclause1Char"/>
          <w:b/>
          <w:bCs/>
          <w:sz w:val="22"/>
          <w:szCs w:val="22"/>
        </w:rPr>
        <w:t xml:space="preserve"> </w:t>
      </w:r>
      <w:r w:rsidRPr="002C4773">
        <w:rPr>
          <w:color w:val="212529"/>
          <w:sz w:val="22"/>
          <w:szCs w:val="22"/>
        </w:rPr>
        <w:t>The termination or expiration of this Agreement shall not affect or terminate any payment obligations that have accrued or arisen prior to the date of termination or expiration.</w:t>
      </w:r>
    </w:p>
    <w:p w14:paraId="0CB791C1" w14:textId="77777777" w:rsidR="003B64BE" w:rsidRPr="002C4773" w:rsidRDefault="003B64BE" w:rsidP="00DC367E">
      <w:pPr>
        <w:pStyle w:val="SFPara-Clause"/>
        <w:spacing w:before="0"/>
        <w:jc w:val="both"/>
        <w:rPr>
          <w:rStyle w:val="SFParasubclause1Char"/>
          <w:b/>
          <w:bCs/>
          <w:color w:val="auto"/>
          <w:sz w:val="22"/>
          <w:szCs w:val="22"/>
        </w:rPr>
      </w:pPr>
      <w:r w:rsidRPr="002C4773">
        <w:rPr>
          <w:rStyle w:val="SFParasubclause1Char"/>
          <w:b/>
          <w:bCs/>
          <w:color w:val="auto"/>
          <w:sz w:val="22"/>
          <w:szCs w:val="22"/>
          <w:u w:val="single"/>
        </w:rPr>
        <w:t>Confidential Information</w:t>
      </w:r>
      <w:r w:rsidRPr="002C4773">
        <w:rPr>
          <w:rStyle w:val="SFParasubclause1Char"/>
          <w:b/>
          <w:bCs/>
          <w:color w:val="auto"/>
          <w:sz w:val="22"/>
          <w:szCs w:val="22"/>
        </w:rPr>
        <w:t xml:space="preserve">. </w:t>
      </w:r>
      <w:r w:rsidRPr="002C4773">
        <w:rPr>
          <w:color w:val="auto"/>
          <w:sz w:val="22"/>
          <w:szCs w:val="22"/>
        </w:rPr>
        <w:t xml:space="preserve">From time to time during the Term, either Party may disclose or make available to the other Party information about its business affairs, products, confidential intellectual property, trade secrets, third-party confidential information, and other sensitive or proprietary information, whether orally or in written, electronic, or other </w:t>
      </w:r>
      <w:r w:rsidRPr="002C4773">
        <w:rPr>
          <w:rStyle w:val="cosearchterm"/>
          <w:color w:val="auto"/>
          <w:sz w:val="22"/>
          <w:szCs w:val="22"/>
        </w:rPr>
        <w:t>form</w:t>
      </w:r>
      <w:r w:rsidRPr="002C4773">
        <w:rPr>
          <w:color w:val="auto"/>
          <w:sz w:val="22"/>
          <w:szCs w:val="22"/>
        </w:rPr>
        <w:t xml:space="preserve"> or media, and whether or not marked, designated or otherwise identified as "confidential" or “proprietary” (collectively, "Confidential Information"). Confidential Information does not include information that, at the time of disclosure is: (a) in the public domain; (b) known to the receiving Party at the time of disclosure; (c) rightfully obtained by the receiving Party on a non-confidential basis from a third party; or (d) independently developed by the receiving Party. The receiving Party shall not disclose the disclosing Party's Confidential Information to any person or entity, except to the receiving Party's employees who have a need to know the Confidential Information for the receiving Party to exercise its rights or perform its obligations hereunder. Notwithstanding the foregoing, each Party may disclose Confidential Information to the limited extent required (i) in order to comply with the order of a court or other governmental body, or as otherwise necessary to comply with applicable law, provided that the Party making the disclosure pursuant to the order shall first have given written notice to the other Party and made a reasonable effort to obtain a protective order; or (ii) to establish a Party's rights under this Agreement, including to make required court filings. On the expiration or termination of the Agreement, the receiving Party shall promptly return to the disclosing Party all copies, whether in written, electronic, or other form or media, of the disclosing Party's Confidential Information, or destroy all such copies and certify in writing to the disclosing Party that such Confidential Information has been destroyed. Each Party's obligations of non-disclosure with regard to Confidential Information are effective as of the Effective Date and will survive expiration or termination of this Agreement.</w:t>
      </w:r>
    </w:p>
    <w:p w14:paraId="795F4F49" w14:textId="50799104" w:rsidR="003B64BE" w:rsidRPr="002C4773" w:rsidRDefault="003B64BE" w:rsidP="00DC367E">
      <w:pPr>
        <w:pStyle w:val="SFPara-Clause"/>
        <w:spacing w:before="0"/>
        <w:jc w:val="both"/>
        <w:rPr>
          <w:b/>
          <w:bCs/>
          <w:sz w:val="22"/>
          <w:szCs w:val="22"/>
        </w:rPr>
      </w:pPr>
      <w:r w:rsidRPr="002C4773">
        <w:rPr>
          <w:rStyle w:val="SFParasubclause1Char"/>
          <w:b/>
          <w:bCs/>
          <w:sz w:val="22"/>
          <w:szCs w:val="22"/>
          <w:u w:val="single"/>
        </w:rPr>
        <w:t>Ownership</w:t>
      </w:r>
      <w:r w:rsidRPr="002C4773">
        <w:rPr>
          <w:rStyle w:val="SFParasubclause1Char"/>
          <w:b/>
          <w:bCs/>
          <w:sz w:val="22"/>
          <w:szCs w:val="22"/>
        </w:rPr>
        <w:t xml:space="preserve">. </w:t>
      </w:r>
      <w:r w:rsidR="009B207A">
        <w:rPr>
          <w:sz w:val="22"/>
          <w:szCs w:val="22"/>
        </w:rPr>
        <w:t>Partner</w:t>
      </w:r>
      <w:r w:rsidRPr="002C4773">
        <w:rPr>
          <w:sz w:val="22"/>
          <w:szCs w:val="22"/>
        </w:rPr>
        <w:t xml:space="preserve"> acknowledges that, as between </w:t>
      </w:r>
      <w:r>
        <w:rPr>
          <w:sz w:val="22"/>
          <w:szCs w:val="22"/>
        </w:rPr>
        <w:t>Company</w:t>
      </w:r>
      <w:r w:rsidRPr="002C4773">
        <w:rPr>
          <w:sz w:val="22"/>
          <w:szCs w:val="22"/>
        </w:rPr>
        <w:t xml:space="preserve"> and </w:t>
      </w:r>
      <w:r w:rsidR="009B207A">
        <w:rPr>
          <w:sz w:val="22"/>
          <w:szCs w:val="22"/>
        </w:rPr>
        <w:t>Partner</w:t>
      </w:r>
      <w:r w:rsidRPr="002C4773">
        <w:rPr>
          <w:sz w:val="22"/>
          <w:szCs w:val="22"/>
        </w:rPr>
        <w:t xml:space="preserve">, </w:t>
      </w:r>
      <w:r>
        <w:rPr>
          <w:sz w:val="22"/>
          <w:szCs w:val="22"/>
        </w:rPr>
        <w:t>Company</w:t>
      </w:r>
      <w:r w:rsidRPr="002C4773">
        <w:rPr>
          <w:sz w:val="22"/>
          <w:szCs w:val="22"/>
        </w:rPr>
        <w:t xml:space="preserve"> owns all right, title, and interest, including all intellectual property, including but not limited to software, patent submissions, patents, inventions, training materials, know-how, trade secrets, techniques, design, processes and procedures that is owned or licensed to </w:t>
      </w:r>
      <w:r>
        <w:rPr>
          <w:sz w:val="22"/>
          <w:szCs w:val="22"/>
        </w:rPr>
        <w:t>Company</w:t>
      </w:r>
      <w:r w:rsidRPr="002C4773">
        <w:rPr>
          <w:sz w:val="22"/>
          <w:szCs w:val="22"/>
        </w:rPr>
        <w:t xml:space="preserve">, in and to any Software and the Products. </w:t>
      </w:r>
      <w:r w:rsidR="009B207A">
        <w:rPr>
          <w:sz w:val="22"/>
          <w:szCs w:val="22"/>
        </w:rPr>
        <w:t>Partner</w:t>
      </w:r>
      <w:r w:rsidR="0042304E">
        <w:rPr>
          <w:sz w:val="22"/>
          <w:szCs w:val="22"/>
        </w:rPr>
        <w:t xml:space="preserve"> shall not acquire any ownership interest in any of Company’s Intellectual Property under this Agreement. </w:t>
      </w:r>
    </w:p>
    <w:p w14:paraId="587189DF" w14:textId="77777777" w:rsidR="003B64BE" w:rsidRPr="002C4773" w:rsidRDefault="003B64BE" w:rsidP="00DC367E">
      <w:pPr>
        <w:pStyle w:val="SFPara-Clause"/>
        <w:spacing w:before="0"/>
        <w:rPr>
          <w:rStyle w:val="SFParasubclause1Char"/>
          <w:b/>
          <w:bCs/>
          <w:sz w:val="22"/>
          <w:szCs w:val="22"/>
        </w:rPr>
      </w:pPr>
      <w:r w:rsidRPr="002C4773">
        <w:rPr>
          <w:rStyle w:val="SFParasubclause1Char"/>
          <w:b/>
          <w:bCs/>
          <w:sz w:val="22"/>
          <w:szCs w:val="22"/>
          <w:u w:val="single"/>
        </w:rPr>
        <w:t>Trademarks</w:t>
      </w:r>
      <w:r w:rsidRPr="002C4773">
        <w:rPr>
          <w:rStyle w:val="SFParasubclause1Char"/>
          <w:b/>
          <w:bCs/>
          <w:sz w:val="22"/>
          <w:szCs w:val="22"/>
        </w:rPr>
        <w:t xml:space="preserve">. </w:t>
      </w:r>
    </w:p>
    <w:p w14:paraId="16C30E80" w14:textId="0AB82400" w:rsidR="003B64BE" w:rsidRPr="002C4773" w:rsidRDefault="003B64BE"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Trademark Ownership</w:t>
      </w:r>
      <w:r w:rsidRPr="002C4773">
        <w:rPr>
          <w:rStyle w:val="SFParasubclause1Char"/>
          <w:sz w:val="22"/>
          <w:szCs w:val="22"/>
        </w:rPr>
        <w:t>.</w:t>
      </w:r>
      <w:r w:rsidRPr="002C4773">
        <w:rPr>
          <w:rStyle w:val="SFParasubclause1Char"/>
          <w:b/>
          <w:bCs/>
          <w:sz w:val="22"/>
          <w:szCs w:val="22"/>
        </w:rPr>
        <w:t xml:space="preserve"> </w:t>
      </w:r>
      <w:r w:rsidR="009B207A">
        <w:rPr>
          <w:rStyle w:val="SFParasubclause1Char"/>
          <w:sz w:val="22"/>
          <w:szCs w:val="22"/>
        </w:rPr>
        <w:t>Partner</w:t>
      </w:r>
      <w:r w:rsidRPr="002C4773">
        <w:rPr>
          <w:rStyle w:val="SFParasubclause1Char"/>
          <w:sz w:val="22"/>
          <w:szCs w:val="22"/>
        </w:rPr>
        <w:t xml:space="preserve"> acknowledges and agrees that the </w:t>
      </w:r>
      <w:r>
        <w:rPr>
          <w:rStyle w:val="SFParasubclause1Char"/>
          <w:sz w:val="22"/>
          <w:szCs w:val="22"/>
        </w:rPr>
        <w:t>Company</w:t>
      </w:r>
      <w:r w:rsidRPr="002C4773">
        <w:rPr>
          <w:rStyle w:val="SFParasubclause1Char"/>
          <w:sz w:val="22"/>
          <w:szCs w:val="22"/>
        </w:rPr>
        <w:t xml:space="preserve"> owns all </w:t>
      </w:r>
      <w:r>
        <w:rPr>
          <w:rStyle w:val="SFParasubclause1Char"/>
          <w:sz w:val="22"/>
          <w:szCs w:val="22"/>
        </w:rPr>
        <w:t>Company</w:t>
      </w:r>
      <w:r w:rsidRPr="002C4773">
        <w:rPr>
          <w:rStyle w:val="SFParasubclause1Char"/>
          <w:sz w:val="22"/>
          <w:szCs w:val="22"/>
        </w:rPr>
        <w:t xml:space="preserve"> trademarks, service marks and tradenames placed on the Products or otherwise used with respect to the Products (the “Marks”) and that any and all goodwill derived from the use of the Marks by </w:t>
      </w:r>
      <w:r w:rsidR="009B207A">
        <w:rPr>
          <w:rStyle w:val="SFParasubclause1Char"/>
          <w:sz w:val="22"/>
          <w:szCs w:val="22"/>
        </w:rPr>
        <w:t>Partner</w:t>
      </w:r>
      <w:r w:rsidRPr="002C4773">
        <w:rPr>
          <w:rStyle w:val="SFParasubclause1Char"/>
          <w:sz w:val="22"/>
          <w:szCs w:val="22"/>
        </w:rPr>
        <w:t xml:space="preserve"> hereunder inures solely to the benefit of </w:t>
      </w:r>
      <w:r>
        <w:rPr>
          <w:rStyle w:val="SFParasubclause1Char"/>
          <w:sz w:val="22"/>
          <w:szCs w:val="22"/>
        </w:rPr>
        <w:t>Company</w:t>
      </w:r>
      <w:r w:rsidRPr="002C4773">
        <w:rPr>
          <w:rStyle w:val="SFParasubclause1Char"/>
          <w:sz w:val="22"/>
          <w:szCs w:val="22"/>
        </w:rPr>
        <w:t xml:space="preserve">. </w:t>
      </w:r>
    </w:p>
    <w:p w14:paraId="6ABB7159" w14:textId="2748C665" w:rsidR="000C40D4" w:rsidRPr="000C40D4" w:rsidRDefault="003B64BE" w:rsidP="000C40D4">
      <w:pPr>
        <w:pStyle w:val="SFParasubclause1"/>
        <w:tabs>
          <w:tab w:val="num" w:pos="1440"/>
        </w:tabs>
        <w:ind w:left="0"/>
        <w:jc w:val="both"/>
        <w:rPr>
          <w:rStyle w:val="SFParasubclause1Char"/>
          <w:b/>
          <w:bCs/>
          <w:color w:val="000000" w:themeColor="text1"/>
          <w:sz w:val="22"/>
          <w:szCs w:val="22"/>
        </w:rPr>
      </w:pPr>
      <w:r w:rsidRPr="002C4773">
        <w:rPr>
          <w:rStyle w:val="SFParasubclause1Char"/>
          <w:color w:val="000000" w:themeColor="text1"/>
          <w:sz w:val="22"/>
          <w:szCs w:val="22"/>
          <w:u w:val="single"/>
        </w:rPr>
        <w:t>Authorized use of Trademarks</w:t>
      </w:r>
      <w:r w:rsidRPr="002C4773">
        <w:rPr>
          <w:rStyle w:val="SFParasubclause1Char"/>
          <w:color w:val="000000" w:themeColor="text1"/>
          <w:sz w:val="22"/>
          <w:szCs w:val="22"/>
        </w:rPr>
        <w:t>.</w:t>
      </w:r>
      <w:r w:rsidRPr="002C4773">
        <w:rPr>
          <w:rStyle w:val="SFParasubclause1Char"/>
          <w:b/>
          <w:bCs/>
          <w:color w:val="000000" w:themeColor="text1"/>
          <w:sz w:val="22"/>
          <w:szCs w:val="22"/>
        </w:rPr>
        <w:t xml:space="preserve"> </w:t>
      </w:r>
      <w:r>
        <w:rPr>
          <w:rStyle w:val="SFParasubclause1Char"/>
          <w:color w:val="000000" w:themeColor="text1"/>
          <w:sz w:val="22"/>
          <w:szCs w:val="22"/>
        </w:rPr>
        <w:t>Company</w:t>
      </w:r>
      <w:r w:rsidRPr="002C4773">
        <w:rPr>
          <w:rStyle w:val="SFParasubclause1Char"/>
          <w:color w:val="000000" w:themeColor="text1"/>
          <w:sz w:val="22"/>
          <w:szCs w:val="22"/>
        </w:rPr>
        <w:t xml:space="preserve"> </w:t>
      </w:r>
      <w:r w:rsidRPr="002C4773">
        <w:rPr>
          <w:color w:val="000000" w:themeColor="text1"/>
          <w:sz w:val="22"/>
          <w:szCs w:val="22"/>
        </w:rPr>
        <w:t xml:space="preserve">hereby grants </w:t>
      </w:r>
      <w:r w:rsidR="009B207A">
        <w:rPr>
          <w:color w:val="000000" w:themeColor="text1"/>
          <w:sz w:val="22"/>
          <w:szCs w:val="22"/>
        </w:rPr>
        <w:t>Partner</w:t>
      </w:r>
      <w:r w:rsidRPr="002C4773">
        <w:rPr>
          <w:color w:val="000000" w:themeColor="text1"/>
          <w:sz w:val="22"/>
          <w:szCs w:val="22"/>
        </w:rPr>
        <w:t>, a</w:t>
      </w:r>
      <w:r w:rsidR="001E472F">
        <w:rPr>
          <w:color w:val="000000" w:themeColor="text1"/>
          <w:sz w:val="22"/>
          <w:szCs w:val="22"/>
        </w:rPr>
        <w:t xml:space="preserve"> non-</w:t>
      </w:r>
      <w:r w:rsidRPr="002C4773">
        <w:rPr>
          <w:color w:val="000000" w:themeColor="text1"/>
          <w:sz w:val="22"/>
          <w:szCs w:val="22"/>
        </w:rPr>
        <w:t xml:space="preserve">exclusive, non-sublicensable, nontransferable, </w:t>
      </w:r>
      <w:r w:rsidR="001E472F">
        <w:rPr>
          <w:color w:val="000000" w:themeColor="text1"/>
          <w:sz w:val="22"/>
          <w:szCs w:val="22"/>
        </w:rPr>
        <w:t>r</w:t>
      </w:r>
      <w:r w:rsidRPr="002C4773">
        <w:rPr>
          <w:color w:val="000000" w:themeColor="text1"/>
          <w:sz w:val="22"/>
          <w:szCs w:val="22"/>
        </w:rPr>
        <w:t xml:space="preserve">evocable, royalty-free, license within the Territory to use </w:t>
      </w:r>
      <w:r>
        <w:rPr>
          <w:color w:val="000000" w:themeColor="text1"/>
          <w:sz w:val="22"/>
          <w:szCs w:val="22"/>
        </w:rPr>
        <w:t>Company</w:t>
      </w:r>
      <w:r w:rsidRPr="002C4773">
        <w:rPr>
          <w:color w:val="000000" w:themeColor="text1"/>
          <w:sz w:val="22"/>
          <w:szCs w:val="22"/>
        </w:rPr>
        <w:t xml:space="preserve"> Marks, </w:t>
      </w:r>
      <w:r w:rsidRPr="002C4773">
        <w:rPr>
          <w:color w:val="000000" w:themeColor="text1"/>
          <w:sz w:val="22"/>
          <w:szCs w:val="22"/>
        </w:rPr>
        <w:lastRenderedPageBreak/>
        <w:t xml:space="preserve">solely during the Term of this Agreement as necessary to perform the marketing obligations required by this Agreement within the Territory. Any use of </w:t>
      </w:r>
      <w:r>
        <w:rPr>
          <w:color w:val="000000" w:themeColor="text1"/>
          <w:sz w:val="22"/>
          <w:szCs w:val="22"/>
        </w:rPr>
        <w:t>Company</w:t>
      </w:r>
      <w:r w:rsidRPr="002C4773">
        <w:rPr>
          <w:color w:val="000000" w:themeColor="text1"/>
          <w:sz w:val="22"/>
          <w:szCs w:val="22"/>
        </w:rPr>
        <w:t xml:space="preserve"> Marks is subject to </w:t>
      </w:r>
      <w:r>
        <w:rPr>
          <w:color w:val="000000" w:themeColor="text1"/>
          <w:sz w:val="22"/>
          <w:szCs w:val="22"/>
        </w:rPr>
        <w:t>Company</w:t>
      </w:r>
      <w:r w:rsidRPr="002C4773">
        <w:rPr>
          <w:color w:val="000000" w:themeColor="text1"/>
          <w:sz w:val="22"/>
          <w:szCs w:val="22"/>
        </w:rPr>
        <w:t xml:space="preserve">’s right to review and approve or reject in advance each proposed use of </w:t>
      </w:r>
      <w:r>
        <w:rPr>
          <w:color w:val="000000" w:themeColor="text1"/>
          <w:sz w:val="22"/>
          <w:szCs w:val="22"/>
        </w:rPr>
        <w:t>Company</w:t>
      </w:r>
      <w:r w:rsidRPr="002C4773">
        <w:rPr>
          <w:color w:val="000000" w:themeColor="text1"/>
          <w:sz w:val="22"/>
          <w:szCs w:val="22"/>
        </w:rPr>
        <w:t xml:space="preserve"> Marks, and will conform with any trademark usage guidelines, polices, or requirements provided by </w:t>
      </w:r>
      <w:r>
        <w:rPr>
          <w:color w:val="000000" w:themeColor="text1"/>
          <w:sz w:val="22"/>
          <w:szCs w:val="22"/>
        </w:rPr>
        <w:t>Company</w:t>
      </w:r>
      <w:r w:rsidRPr="002C4773">
        <w:rPr>
          <w:color w:val="000000" w:themeColor="text1"/>
          <w:sz w:val="22"/>
          <w:szCs w:val="22"/>
        </w:rPr>
        <w:t xml:space="preserve">. </w:t>
      </w:r>
      <w:r w:rsidR="009B207A">
        <w:rPr>
          <w:color w:val="000000" w:themeColor="text1"/>
          <w:sz w:val="22"/>
          <w:szCs w:val="22"/>
        </w:rPr>
        <w:t>Partner</w:t>
      </w:r>
      <w:r w:rsidRPr="002C4773">
        <w:rPr>
          <w:color w:val="000000" w:themeColor="text1"/>
          <w:sz w:val="22"/>
          <w:szCs w:val="22"/>
        </w:rPr>
        <w:t xml:space="preserve"> will submit to </w:t>
      </w:r>
      <w:r>
        <w:rPr>
          <w:color w:val="000000" w:themeColor="text1"/>
          <w:sz w:val="22"/>
          <w:szCs w:val="22"/>
        </w:rPr>
        <w:t>Company</w:t>
      </w:r>
      <w:r w:rsidRPr="002C4773">
        <w:rPr>
          <w:color w:val="000000" w:themeColor="text1"/>
          <w:sz w:val="22"/>
          <w:szCs w:val="22"/>
        </w:rPr>
        <w:t xml:space="preserve"> for </w:t>
      </w:r>
      <w:r>
        <w:rPr>
          <w:color w:val="000000" w:themeColor="text1"/>
          <w:sz w:val="22"/>
          <w:szCs w:val="22"/>
        </w:rPr>
        <w:t>Company</w:t>
      </w:r>
      <w:r w:rsidRPr="002C4773">
        <w:rPr>
          <w:color w:val="000000" w:themeColor="text1"/>
          <w:sz w:val="22"/>
          <w:szCs w:val="22"/>
        </w:rPr>
        <w:t xml:space="preserve">’s review and approval all items that will contain </w:t>
      </w:r>
      <w:r>
        <w:rPr>
          <w:color w:val="000000" w:themeColor="text1"/>
          <w:sz w:val="22"/>
          <w:szCs w:val="22"/>
        </w:rPr>
        <w:t>Company</w:t>
      </w:r>
      <w:r w:rsidRPr="002C4773">
        <w:rPr>
          <w:color w:val="000000" w:themeColor="text1"/>
          <w:sz w:val="22"/>
          <w:szCs w:val="22"/>
        </w:rPr>
        <w:t xml:space="preserve"> Marks prior to </w:t>
      </w:r>
      <w:r w:rsidR="009B207A">
        <w:rPr>
          <w:color w:val="000000" w:themeColor="text1"/>
          <w:sz w:val="22"/>
          <w:szCs w:val="22"/>
        </w:rPr>
        <w:t>Partner</w:t>
      </w:r>
      <w:r w:rsidRPr="002C4773">
        <w:rPr>
          <w:color w:val="000000" w:themeColor="text1"/>
          <w:sz w:val="22"/>
          <w:szCs w:val="22"/>
        </w:rPr>
        <w:t xml:space="preserve">’s use of </w:t>
      </w:r>
      <w:r>
        <w:rPr>
          <w:color w:val="000000" w:themeColor="text1"/>
          <w:sz w:val="22"/>
          <w:szCs w:val="22"/>
        </w:rPr>
        <w:t>Company</w:t>
      </w:r>
      <w:r w:rsidRPr="002C4773">
        <w:rPr>
          <w:color w:val="000000" w:themeColor="text1"/>
          <w:sz w:val="22"/>
          <w:szCs w:val="22"/>
        </w:rPr>
        <w:t xml:space="preserve"> Marks. Any rights not expressly licensed herein are reserved by </w:t>
      </w:r>
      <w:r>
        <w:rPr>
          <w:color w:val="000000" w:themeColor="text1"/>
          <w:sz w:val="22"/>
          <w:szCs w:val="22"/>
        </w:rPr>
        <w:t>Company</w:t>
      </w:r>
      <w:r w:rsidRPr="002C4773">
        <w:rPr>
          <w:color w:val="000000" w:themeColor="text1"/>
          <w:sz w:val="22"/>
          <w:szCs w:val="22"/>
        </w:rPr>
        <w:t xml:space="preserve">, and all use by </w:t>
      </w:r>
      <w:r w:rsidR="009B207A">
        <w:rPr>
          <w:color w:val="000000" w:themeColor="text1"/>
          <w:sz w:val="22"/>
          <w:szCs w:val="22"/>
        </w:rPr>
        <w:t>Partner</w:t>
      </w:r>
      <w:r w:rsidRPr="002C4773">
        <w:rPr>
          <w:color w:val="000000" w:themeColor="text1"/>
          <w:sz w:val="22"/>
          <w:szCs w:val="22"/>
        </w:rPr>
        <w:t xml:space="preserve"> will accrue to the benefit of </w:t>
      </w:r>
      <w:r>
        <w:rPr>
          <w:color w:val="000000" w:themeColor="text1"/>
          <w:sz w:val="22"/>
          <w:szCs w:val="22"/>
        </w:rPr>
        <w:t>Company</w:t>
      </w:r>
      <w:r w:rsidRPr="002C4773">
        <w:rPr>
          <w:color w:val="000000" w:themeColor="text1"/>
          <w:sz w:val="22"/>
          <w:szCs w:val="22"/>
        </w:rPr>
        <w:t xml:space="preserve">. </w:t>
      </w:r>
      <w:r w:rsidR="009B207A">
        <w:rPr>
          <w:color w:val="000000" w:themeColor="text1"/>
          <w:sz w:val="22"/>
          <w:szCs w:val="22"/>
        </w:rPr>
        <w:t>Partner</w:t>
      </w:r>
      <w:r w:rsidRPr="002C4773">
        <w:rPr>
          <w:color w:val="000000" w:themeColor="text1"/>
          <w:sz w:val="22"/>
          <w:szCs w:val="22"/>
        </w:rPr>
        <w:t xml:space="preserve"> will not take any action that would conflict with or be contrary to </w:t>
      </w:r>
      <w:r>
        <w:rPr>
          <w:color w:val="000000" w:themeColor="text1"/>
          <w:sz w:val="22"/>
          <w:szCs w:val="22"/>
        </w:rPr>
        <w:t>Company</w:t>
      </w:r>
      <w:r w:rsidRPr="002C4773">
        <w:rPr>
          <w:color w:val="000000" w:themeColor="text1"/>
          <w:sz w:val="22"/>
          <w:szCs w:val="22"/>
        </w:rPr>
        <w:t xml:space="preserve">’s rights and interest in </w:t>
      </w:r>
      <w:r>
        <w:rPr>
          <w:color w:val="000000" w:themeColor="text1"/>
          <w:sz w:val="22"/>
          <w:szCs w:val="22"/>
        </w:rPr>
        <w:t>Company</w:t>
      </w:r>
      <w:r w:rsidRPr="002C4773">
        <w:rPr>
          <w:color w:val="000000" w:themeColor="text1"/>
          <w:sz w:val="22"/>
          <w:szCs w:val="22"/>
        </w:rPr>
        <w:t xml:space="preserve">’s brand. </w:t>
      </w:r>
      <w:r w:rsidRPr="002C4773">
        <w:rPr>
          <w:rStyle w:val="SFParasubclause1Char"/>
          <w:color w:val="000000" w:themeColor="text1"/>
          <w:sz w:val="22"/>
          <w:szCs w:val="22"/>
        </w:rPr>
        <w:t xml:space="preserve"> </w:t>
      </w:r>
    </w:p>
    <w:p w14:paraId="5C5146B4" w14:textId="0558982A" w:rsidR="003B64BE" w:rsidRPr="000C40D4" w:rsidRDefault="009B207A" w:rsidP="000C40D4">
      <w:pPr>
        <w:pStyle w:val="SFParasubclause1"/>
        <w:tabs>
          <w:tab w:val="num" w:pos="1440"/>
        </w:tabs>
        <w:ind w:left="0"/>
        <w:jc w:val="both"/>
        <w:rPr>
          <w:rStyle w:val="SFParasubclause1Char"/>
          <w:b/>
          <w:bCs/>
          <w:color w:val="000000" w:themeColor="text1"/>
          <w:sz w:val="22"/>
          <w:szCs w:val="22"/>
        </w:rPr>
      </w:pPr>
      <w:r>
        <w:rPr>
          <w:rStyle w:val="SFParasubclause1Char"/>
          <w:sz w:val="22"/>
          <w:szCs w:val="22"/>
          <w:u w:val="single"/>
        </w:rPr>
        <w:t>Partner</w:t>
      </w:r>
      <w:r w:rsidR="003B64BE" w:rsidRPr="000C40D4">
        <w:rPr>
          <w:rStyle w:val="SFParasubclause1Char"/>
          <w:sz w:val="22"/>
          <w:szCs w:val="22"/>
          <w:u w:val="single"/>
        </w:rPr>
        <w:t xml:space="preserve"> Trademarks and Brand</w:t>
      </w:r>
      <w:r w:rsidR="003B64BE" w:rsidRPr="000C40D4">
        <w:rPr>
          <w:rStyle w:val="SFParasubclause1Char"/>
          <w:sz w:val="22"/>
          <w:szCs w:val="22"/>
        </w:rPr>
        <w:t xml:space="preserve">. Company acknowledges that </w:t>
      </w:r>
      <w:r>
        <w:rPr>
          <w:rStyle w:val="SFParasubclause1Char"/>
          <w:sz w:val="22"/>
          <w:szCs w:val="22"/>
        </w:rPr>
        <w:t>Partner</w:t>
      </w:r>
      <w:r w:rsidR="003B64BE" w:rsidRPr="000C40D4">
        <w:rPr>
          <w:rStyle w:val="SFParasubclause1Char"/>
          <w:sz w:val="22"/>
          <w:szCs w:val="22"/>
        </w:rPr>
        <w:t xml:space="preserve"> owns all </w:t>
      </w:r>
      <w:r>
        <w:rPr>
          <w:rStyle w:val="SFParasubclause1Char"/>
          <w:sz w:val="22"/>
          <w:szCs w:val="22"/>
        </w:rPr>
        <w:t>Partner</w:t>
      </w:r>
      <w:r w:rsidR="003B64BE" w:rsidRPr="000C40D4">
        <w:rPr>
          <w:rStyle w:val="SFParasubclause1Char"/>
          <w:sz w:val="22"/>
          <w:szCs w:val="22"/>
        </w:rPr>
        <w:t xml:space="preserve"> trademarks, service marks and tradenames (the “</w:t>
      </w:r>
      <w:r>
        <w:rPr>
          <w:rStyle w:val="SFParasubclause1Char"/>
          <w:sz w:val="22"/>
          <w:szCs w:val="22"/>
        </w:rPr>
        <w:t>Partner</w:t>
      </w:r>
      <w:r w:rsidR="003B64BE" w:rsidRPr="000C40D4">
        <w:rPr>
          <w:rStyle w:val="SFParasubclause1Char"/>
          <w:sz w:val="22"/>
          <w:szCs w:val="22"/>
        </w:rPr>
        <w:t xml:space="preserve"> Marks”) and that any and all goodwill derived from the use of the </w:t>
      </w:r>
      <w:r>
        <w:rPr>
          <w:rStyle w:val="SFParasubclause1Char"/>
          <w:sz w:val="22"/>
          <w:szCs w:val="22"/>
        </w:rPr>
        <w:t>Partner</w:t>
      </w:r>
      <w:r w:rsidR="003B64BE" w:rsidRPr="000C40D4">
        <w:rPr>
          <w:rStyle w:val="SFParasubclause1Char"/>
          <w:sz w:val="22"/>
          <w:szCs w:val="22"/>
        </w:rPr>
        <w:t xml:space="preserve"> Marks by </w:t>
      </w:r>
      <w:r>
        <w:rPr>
          <w:rStyle w:val="SFParasubclause1Char"/>
          <w:sz w:val="22"/>
          <w:szCs w:val="22"/>
        </w:rPr>
        <w:t>Partner</w:t>
      </w:r>
      <w:r w:rsidR="003B64BE" w:rsidRPr="000C40D4">
        <w:rPr>
          <w:rStyle w:val="SFParasubclause1Char"/>
          <w:sz w:val="22"/>
          <w:szCs w:val="22"/>
        </w:rPr>
        <w:t xml:space="preserve"> hereunder inures solely to the benefit of </w:t>
      </w:r>
      <w:r>
        <w:rPr>
          <w:rStyle w:val="SFParasubclause1Char"/>
          <w:sz w:val="22"/>
          <w:szCs w:val="22"/>
        </w:rPr>
        <w:t>Partner</w:t>
      </w:r>
      <w:r w:rsidR="003B64BE" w:rsidRPr="000C40D4">
        <w:rPr>
          <w:rStyle w:val="SFParasubclause1Char"/>
          <w:sz w:val="22"/>
          <w:szCs w:val="22"/>
        </w:rPr>
        <w:t xml:space="preserve">. Company shall have the right to indicate to the public that </w:t>
      </w:r>
      <w:r>
        <w:rPr>
          <w:rStyle w:val="SFParasubclause1Char"/>
          <w:sz w:val="22"/>
          <w:szCs w:val="22"/>
        </w:rPr>
        <w:t>Partner</w:t>
      </w:r>
      <w:r w:rsidR="003B64BE" w:rsidRPr="000C40D4">
        <w:rPr>
          <w:rStyle w:val="SFParasubclause1Char"/>
          <w:sz w:val="22"/>
          <w:szCs w:val="22"/>
        </w:rPr>
        <w:t xml:space="preserve"> is a </w:t>
      </w:r>
      <w:r>
        <w:rPr>
          <w:rStyle w:val="SFParasubclause1Char"/>
          <w:sz w:val="22"/>
          <w:szCs w:val="22"/>
        </w:rPr>
        <w:t>Partner</w:t>
      </w:r>
      <w:r w:rsidR="003B64BE" w:rsidRPr="000C40D4">
        <w:rPr>
          <w:rStyle w:val="SFParasubclause1Char"/>
          <w:sz w:val="22"/>
          <w:szCs w:val="22"/>
        </w:rPr>
        <w:t xml:space="preserve"> of the Products and use </w:t>
      </w:r>
      <w:r>
        <w:rPr>
          <w:rStyle w:val="SFParasubclause1Char"/>
          <w:sz w:val="22"/>
          <w:szCs w:val="22"/>
        </w:rPr>
        <w:t>Partner</w:t>
      </w:r>
      <w:r w:rsidR="003B64BE" w:rsidRPr="000C40D4">
        <w:rPr>
          <w:rStyle w:val="SFParasubclause1Char"/>
          <w:sz w:val="22"/>
          <w:szCs w:val="22"/>
        </w:rPr>
        <w:t xml:space="preserve">’s name and </w:t>
      </w:r>
      <w:r>
        <w:rPr>
          <w:rStyle w:val="SFParasubclause1Char"/>
          <w:sz w:val="22"/>
          <w:szCs w:val="22"/>
        </w:rPr>
        <w:t>Partner</w:t>
      </w:r>
      <w:r w:rsidR="003B64BE" w:rsidRPr="000C40D4">
        <w:rPr>
          <w:rStyle w:val="SFParasubclause1Char"/>
          <w:sz w:val="22"/>
          <w:szCs w:val="22"/>
        </w:rPr>
        <w:t xml:space="preserve"> Marks, subject to the prior approval of </w:t>
      </w:r>
      <w:r>
        <w:rPr>
          <w:rStyle w:val="SFParasubclause1Char"/>
          <w:sz w:val="22"/>
          <w:szCs w:val="22"/>
        </w:rPr>
        <w:t>Partner</w:t>
      </w:r>
      <w:r w:rsidR="003B64BE" w:rsidRPr="000C40D4">
        <w:rPr>
          <w:rStyle w:val="SFParasubclause1Char"/>
          <w:sz w:val="22"/>
          <w:szCs w:val="22"/>
        </w:rPr>
        <w:t>, which approval will not be unreasonably withheld.</w:t>
      </w:r>
    </w:p>
    <w:p w14:paraId="30450623" w14:textId="7C296D41" w:rsidR="004E03FB" w:rsidRPr="002C4773" w:rsidRDefault="004E03FB" w:rsidP="00DC367E">
      <w:pPr>
        <w:pStyle w:val="SFPara-Clause"/>
        <w:spacing w:before="0"/>
        <w:jc w:val="both"/>
        <w:rPr>
          <w:rStyle w:val="SFParasubclause1Char"/>
          <w:b/>
          <w:bCs/>
          <w:sz w:val="22"/>
          <w:szCs w:val="22"/>
        </w:rPr>
      </w:pPr>
      <w:r w:rsidRPr="002C4773">
        <w:rPr>
          <w:rStyle w:val="SFParasubclause1Char"/>
          <w:b/>
          <w:bCs/>
          <w:sz w:val="22"/>
          <w:szCs w:val="22"/>
          <w:u w:val="single"/>
        </w:rPr>
        <w:t>Warranties and Indemnities</w:t>
      </w:r>
      <w:r w:rsidRPr="002C4773">
        <w:rPr>
          <w:rStyle w:val="SFParasubclause1Char"/>
          <w:b/>
          <w:bCs/>
          <w:sz w:val="22"/>
          <w:szCs w:val="22"/>
        </w:rPr>
        <w:t>.</w:t>
      </w:r>
      <w:r w:rsidR="007E2D55" w:rsidRPr="002C4773">
        <w:rPr>
          <w:rStyle w:val="SFParasubclause1Char"/>
          <w:sz w:val="22"/>
          <w:szCs w:val="22"/>
        </w:rPr>
        <w:t xml:space="preserve"> Each Party represents and warrants that it has full right, power, and authority to enter into this Agreement and to perform its obligations and duties under this Agreement.</w:t>
      </w:r>
    </w:p>
    <w:p w14:paraId="1E69EACF" w14:textId="47A703A8" w:rsidR="007A3795" w:rsidRPr="002C4773" w:rsidRDefault="007A3795"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Indemnification</w:t>
      </w:r>
      <w:r w:rsidRPr="002C4773">
        <w:rPr>
          <w:rStyle w:val="SFParasubclause1Char"/>
          <w:sz w:val="22"/>
          <w:szCs w:val="22"/>
        </w:rPr>
        <w:t xml:space="preserve">. </w:t>
      </w:r>
      <w:r w:rsidR="009B207A">
        <w:rPr>
          <w:rStyle w:val="SFParasubclause1Char"/>
          <w:sz w:val="22"/>
          <w:szCs w:val="22"/>
        </w:rPr>
        <w:t>Partner</w:t>
      </w:r>
      <w:r w:rsidRPr="002C4773">
        <w:rPr>
          <w:rStyle w:val="SFParasubclause1Char"/>
          <w:sz w:val="22"/>
          <w:szCs w:val="22"/>
        </w:rPr>
        <w:t xml:space="preserve"> shall </w:t>
      </w:r>
      <w:r w:rsidR="006857C2" w:rsidRPr="002C4773">
        <w:rPr>
          <w:rStyle w:val="SFParasubclause1Char"/>
          <w:sz w:val="22"/>
          <w:szCs w:val="22"/>
        </w:rPr>
        <w:t xml:space="preserve">defend, </w:t>
      </w:r>
      <w:r w:rsidRPr="002C4773">
        <w:rPr>
          <w:rStyle w:val="SFParasubclause1Char"/>
          <w:sz w:val="22"/>
          <w:szCs w:val="22"/>
        </w:rPr>
        <w:t>indemnify and hold</w:t>
      </w:r>
      <w:r w:rsidR="006857C2" w:rsidRPr="002C4773">
        <w:rPr>
          <w:rStyle w:val="SFParasubclause1Char"/>
          <w:sz w:val="22"/>
          <w:szCs w:val="22"/>
        </w:rPr>
        <w:t xml:space="preserve"> harmless </w:t>
      </w:r>
      <w:r w:rsidR="00534787">
        <w:rPr>
          <w:rStyle w:val="SFParasubclause1Char"/>
          <w:sz w:val="22"/>
          <w:szCs w:val="22"/>
        </w:rPr>
        <w:t>Company</w:t>
      </w:r>
      <w:r w:rsidR="006857C2" w:rsidRPr="002C4773">
        <w:rPr>
          <w:rStyle w:val="SFParasubclause1Char"/>
          <w:sz w:val="22"/>
          <w:szCs w:val="22"/>
        </w:rPr>
        <w:t xml:space="preserve">, its officers, directors, employees, consultants, </w:t>
      </w:r>
      <w:r w:rsidR="00534787">
        <w:rPr>
          <w:rStyle w:val="SFParasubclause1Char"/>
          <w:sz w:val="22"/>
          <w:szCs w:val="22"/>
        </w:rPr>
        <w:t xml:space="preserve">and </w:t>
      </w:r>
      <w:r w:rsidR="006857C2" w:rsidRPr="002C4773">
        <w:rPr>
          <w:rStyle w:val="SFParasubclause1Char"/>
          <w:sz w:val="22"/>
          <w:szCs w:val="22"/>
        </w:rPr>
        <w:t>agents</w:t>
      </w:r>
      <w:r w:rsidR="00534787">
        <w:rPr>
          <w:rStyle w:val="SFParasubclause1Char"/>
          <w:sz w:val="22"/>
          <w:szCs w:val="22"/>
        </w:rPr>
        <w:t xml:space="preserve"> </w:t>
      </w:r>
      <w:r w:rsidRPr="002C4773">
        <w:rPr>
          <w:rStyle w:val="SFParasubclause1Char"/>
          <w:sz w:val="22"/>
          <w:szCs w:val="22"/>
        </w:rPr>
        <w:t>from</w:t>
      </w:r>
      <w:r w:rsidR="006857C2" w:rsidRPr="002C4773">
        <w:rPr>
          <w:rStyle w:val="SFParasubclause1Char"/>
          <w:sz w:val="22"/>
          <w:szCs w:val="22"/>
        </w:rPr>
        <w:t xml:space="preserve"> and against</w:t>
      </w:r>
      <w:r w:rsidR="00B21A60">
        <w:rPr>
          <w:rStyle w:val="SFParasubclause1Char"/>
          <w:sz w:val="22"/>
          <w:szCs w:val="22"/>
        </w:rPr>
        <w:t xml:space="preserve"> any and </w:t>
      </w:r>
      <w:r w:rsidRPr="002C4773">
        <w:rPr>
          <w:rStyle w:val="SFParasubclause1Char"/>
          <w:sz w:val="22"/>
          <w:szCs w:val="22"/>
        </w:rPr>
        <w:t xml:space="preserve">all </w:t>
      </w:r>
      <w:r w:rsidR="006857C2" w:rsidRPr="002C4773">
        <w:rPr>
          <w:rStyle w:val="SFParasubclause1Char"/>
          <w:sz w:val="22"/>
          <w:szCs w:val="22"/>
        </w:rPr>
        <w:t xml:space="preserve">losses, costs, </w:t>
      </w:r>
      <w:r w:rsidRPr="002C4773">
        <w:rPr>
          <w:rStyle w:val="SFParasubclause1Char"/>
          <w:sz w:val="22"/>
          <w:szCs w:val="22"/>
        </w:rPr>
        <w:t>claims</w:t>
      </w:r>
      <w:r w:rsidR="006857C2" w:rsidRPr="002C4773">
        <w:rPr>
          <w:rStyle w:val="SFParasubclause1Char"/>
          <w:sz w:val="22"/>
          <w:szCs w:val="22"/>
        </w:rPr>
        <w:t>, causes of action</w:t>
      </w:r>
      <w:r w:rsidRPr="002C4773">
        <w:rPr>
          <w:rStyle w:val="SFParasubclause1Char"/>
          <w:sz w:val="22"/>
          <w:szCs w:val="22"/>
        </w:rPr>
        <w:t>, damages</w:t>
      </w:r>
      <w:r w:rsidR="006857C2" w:rsidRPr="002C4773">
        <w:rPr>
          <w:rStyle w:val="SFParasubclause1Char"/>
          <w:sz w:val="22"/>
          <w:szCs w:val="22"/>
        </w:rPr>
        <w:t>, liabilities,</w:t>
      </w:r>
      <w:r w:rsidRPr="002C4773">
        <w:rPr>
          <w:rStyle w:val="SFParasubclause1Char"/>
          <w:sz w:val="22"/>
          <w:szCs w:val="22"/>
        </w:rPr>
        <w:t xml:space="preserve"> and expenses of any kind or nature, </w:t>
      </w:r>
      <w:r w:rsidR="00421E00" w:rsidRPr="002C4773">
        <w:rPr>
          <w:rStyle w:val="SFParasubclause1Char"/>
          <w:sz w:val="22"/>
          <w:szCs w:val="22"/>
        </w:rPr>
        <w:t>including attorney’s fees, all</w:t>
      </w:r>
      <w:r w:rsidRPr="002C4773">
        <w:rPr>
          <w:rStyle w:val="SFParasubclause1Char"/>
          <w:sz w:val="22"/>
          <w:szCs w:val="22"/>
        </w:rPr>
        <w:t xml:space="preserve"> </w:t>
      </w:r>
      <w:r w:rsidR="00462C96" w:rsidRPr="002C4773">
        <w:rPr>
          <w:rStyle w:val="SFParasubclause1Char"/>
          <w:sz w:val="22"/>
          <w:szCs w:val="22"/>
        </w:rPr>
        <w:t>expenses</w:t>
      </w:r>
      <w:r w:rsidR="00421E00" w:rsidRPr="002C4773">
        <w:rPr>
          <w:rStyle w:val="SFParasubclause1Char"/>
          <w:sz w:val="22"/>
          <w:szCs w:val="22"/>
        </w:rPr>
        <w:t xml:space="preserve"> of litigation and/or settlement, and court costs, </w:t>
      </w:r>
      <w:r w:rsidR="00534787">
        <w:rPr>
          <w:rStyle w:val="SFParasubclause1Char"/>
          <w:sz w:val="22"/>
          <w:szCs w:val="22"/>
        </w:rPr>
        <w:t xml:space="preserve">arising directly or indirectly out of </w:t>
      </w:r>
      <w:r w:rsidR="009B207A">
        <w:rPr>
          <w:rStyle w:val="SFParasubclause1Char"/>
          <w:sz w:val="22"/>
          <w:szCs w:val="22"/>
        </w:rPr>
        <w:t>Partner</w:t>
      </w:r>
      <w:r w:rsidR="00534787">
        <w:rPr>
          <w:rStyle w:val="SFParasubclause1Char"/>
          <w:sz w:val="22"/>
          <w:szCs w:val="22"/>
        </w:rPr>
        <w:t>’s performance or failure to perform under this Agreement.</w:t>
      </w:r>
      <w:r w:rsidRPr="002C4773">
        <w:rPr>
          <w:rStyle w:val="SFParasubclause1Char"/>
          <w:sz w:val="22"/>
          <w:szCs w:val="22"/>
        </w:rPr>
        <w:t xml:space="preserve"> </w:t>
      </w:r>
    </w:p>
    <w:p w14:paraId="66DB4D42" w14:textId="680A1364" w:rsidR="0093426F" w:rsidRPr="002C4773" w:rsidRDefault="0093426F"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Limitation of Liability</w:t>
      </w:r>
      <w:r w:rsidRPr="002C4773">
        <w:rPr>
          <w:rStyle w:val="SFParasubclause1Char"/>
          <w:b/>
          <w:bCs/>
          <w:sz w:val="22"/>
          <w:szCs w:val="22"/>
        </w:rPr>
        <w:t>.</w:t>
      </w:r>
      <w:r w:rsidRPr="002C4773">
        <w:rPr>
          <w:rStyle w:val="SFParasubclause1Char"/>
          <w:sz w:val="22"/>
          <w:szCs w:val="22"/>
        </w:rPr>
        <w:t xml:space="preserve"> </w:t>
      </w:r>
      <w:r w:rsidR="004E09F7">
        <w:rPr>
          <w:rStyle w:val="SFParasubclause1Char"/>
          <w:sz w:val="22"/>
          <w:szCs w:val="22"/>
        </w:rPr>
        <w:t>Except for obligations to make payment under this Agreement, liability for indemnification, liability for breach of confidentiality, or liability for infringement or misappropriation of intellectual property rights, i</w:t>
      </w:r>
      <w:r w:rsidR="003A2488" w:rsidRPr="002C4773">
        <w:rPr>
          <w:rStyle w:val="SFParasubclause1Char"/>
          <w:sz w:val="22"/>
          <w:szCs w:val="22"/>
        </w:rPr>
        <w:t>n no event shall</w:t>
      </w:r>
      <w:r w:rsidR="004E09F7">
        <w:rPr>
          <w:rStyle w:val="SFParasubclause1Char"/>
          <w:sz w:val="22"/>
          <w:szCs w:val="22"/>
        </w:rPr>
        <w:t xml:space="preserve"> either Party </w:t>
      </w:r>
      <w:r w:rsidRPr="002C4773">
        <w:rPr>
          <w:rStyle w:val="SFParasubclause1Char"/>
          <w:sz w:val="22"/>
          <w:szCs w:val="22"/>
        </w:rPr>
        <w:t>be liable for any indirect, special, consequential, incidental, punitive, exemplary, or other damages</w:t>
      </w:r>
      <w:r w:rsidR="004E09F7">
        <w:rPr>
          <w:rStyle w:val="SFParasubclause1Char"/>
          <w:sz w:val="22"/>
          <w:szCs w:val="22"/>
        </w:rPr>
        <w:t>, lost profits or revenues,</w:t>
      </w:r>
      <w:r w:rsidRPr="002C4773">
        <w:rPr>
          <w:rStyle w:val="SFParasubclause1Char"/>
          <w:sz w:val="22"/>
          <w:szCs w:val="22"/>
        </w:rPr>
        <w:t xml:space="preserve"> arising out of or </w:t>
      </w:r>
      <w:r w:rsidR="00BB499B">
        <w:rPr>
          <w:rStyle w:val="SFParasubclause1Char"/>
          <w:sz w:val="22"/>
          <w:szCs w:val="22"/>
        </w:rPr>
        <w:t xml:space="preserve">in connection with </w:t>
      </w:r>
      <w:r w:rsidR="004E09F7">
        <w:rPr>
          <w:rStyle w:val="SFParasubclause1Char"/>
          <w:sz w:val="22"/>
          <w:szCs w:val="22"/>
        </w:rPr>
        <w:t>this</w:t>
      </w:r>
      <w:r w:rsidRPr="002C4773">
        <w:rPr>
          <w:rStyle w:val="SFParasubclause1Char"/>
          <w:sz w:val="22"/>
          <w:szCs w:val="22"/>
        </w:rPr>
        <w:t xml:space="preserve"> Agreement</w:t>
      </w:r>
      <w:r w:rsidR="004E09F7">
        <w:rPr>
          <w:rStyle w:val="SFParasubclause1Char"/>
          <w:sz w:val="22"/>
          <w:szCs w:val="22"/>
        </w:rPr>
        <w:t>,</w:t>
      </w:r>
      <w:r w:rsidR="00BB499B">
        <w:rPr>
          <w:rStyle w:val="SFParasubclause1Char"/>
          <w:sz w:val="22"/>
          <w:szCs w:val="22"/>
        </w:rPr>
        <w:t xml:space="preserve"> whether based on contract, tort, or any other legal theory,</w:t>
      </w:r>
      <w:r w:rsidR="004E09F7">
        <w:rPr>
          <w:rStyle w:val="SFParasubclause1Char"/>
          <w:sz w:val="22"/>
          <w:szCs w:val="22"/>
        </w:rPr>
        <w:t xml:space="preserve"> regardless of whether such damages were foreseeable, or whether or not it was advised of the possibility of such damages</w:t>
      </w:r>
      <w:r w:rsidRPr="002C4773">
        <w:rPr>
          <w:rStyle w:val="SFParasubclause1Char"/>
          <w:sz w:val="22"/>
          <w:szCs w:val="22"/>
        </w:rPr>
        <w:t xml:space="preserve">. </w:t>
      </w:r>
      <w:r w:rsidR="000B24A9">
        <w:rPr>
          <w:rStyle w:val="SFParasubclause1Char"/>
          <w:sz w:val="22"/>
          <w:szCs w:val="22"/>
        </w:rPr>
        <w:t>In no event shall the Company’s total</w:t>
      </w:r>
      <w:r w:rsidR="00EE6CDC">
        <w:rPr>
          <w:rStyle w:val="SFParasubclause1Char"/>
          <w:sz w:val="22"/>
          <w:szCs w:val="22"/>
        </w:rPr>
        <w:t xml:space="preserve"> aggregate</w:t>
      </w:r>
      <w:r w:rsidR="000B24A9">
        <w:rPr>
          <w:rStyle w:val="SFParasubclause1Char"/>
          <w:sz w:val="22"/>
          <w:szCs w:val="22"/>
        </w:rPr>
        <w:t xml:space="preserve"> liability to the </w:t>
      </w:r>
      <w:r w:rsidR="009B207A">
        <w:rPr>
          <w:rStyle w:val="SFParasubclause1Char"/>
          <w:sz w:val="22"/>
          <w:szCs w:val="22"/>
        </w:rPr>
        <w:t>Partner</w:t>
      </w:r>
      <w:r w:rsidR="000B24A9">
        <w:rPr>
          <w:rStyle w:val="SFParasubclause1Char"/>
          <w:sz w:val="22"/>
          <w:szCs w:val="22"/>
        </w:rPr>
        <w:t>,</w:t>
      </w:r>
      <w:r w:rsidR="003F7C16" w:rsidRPr="002C4773">
        <w:rPr>
          <w:rStyle w:val="SFParasubclause1Char"/>
          <w:sz w:val="22"/>
          <w:szCs w:val="22"/>
        </w:rPr>
        <w:t xml:space="preserve"> arising out of or in connection with this Agreement</w:t>
      </w:r>
      <w:r w:rsidR="000B24A9">
        <w:rPr>
          <w:rStyle w:val="SFParasubclause1Char"/>
          <w:sz w:val="22"/>
          <w:szCs w:val="22"/>
        </w:rPr>
        <w:t xml:space="preserve">, </w:t>
      </w:r>
      <w:r w:rsidR="003F7C16" w:rsidRPr="002C4773">
        <w:rPr>
          <w:rStyle w:val="SFParasubclause1Char"/>
          <w:sz w:val="22"/>
          <w:szCs w:val="22"/>
        </w:rPr>
        <w:t xml:space="preserve">exceed </w:t>
      </w:r>
      <w:r w:rsidR="006523C7">
        <w:rPr>
          <w:rStyle w:val="SFParasubclause1Char"/>
          <w:sz w:val="22"/>
          <w:szCs w:val="22"/>
        </w:rPr>
        <w:t xml:space="preserve">an amount equal to the aggregate commissions actually earned and paid to the </w:t>
      </w:r>
      <w:r w:rsidR="009B207A">
        <w:rPr>
          <w:rStyle w:val="SFParasubclause1Char"/>
          <w:sz w:val="22"/>
          <w:szCs w:val="22"/>
        </w:rPr>
        <w:t>Partner</w:t>
      </w:r>
      <w:r w:rsidR="003F7C16" w:rsidRPr="002C4773">
        <w:rPr>
          <w:rStyle w:val="SFParasubclause1Char"/>
          <w:sz w:val="22"/>
          <w:szCs w:val="22"/>
        </w:rPr>
        <w:t xml:space="preserve"> during the </w:t>
      </w:r>
      <w:r w:rsidR="00A00B7A">
        <w:rPr>
          <w:rStyle w:val="SFParasubclause1Char"/>
          <w:sz w:val="22"/>
          <w:szCs w:val="22"/>
        </w:rPr>
        <w:t>six</w:t>
      </w:r>
      <w:r w:rsidR="003F7C16" w:rsidRPr="002C4773">
        <w:rPr>
          <w:rStyle w:val="SFParasubclause1Char"/>
          <w:sz w:val="22"/>
          <w:szCs w:val="22"/>
        </w:rPr>
        <w:t xml:space="preserve"> (</w:t>
      </w:r>
      <w:r w:rsidR="00A00B7A">
        <w:rPr>
          <w:rStyle w:val="SFParasubclause1Char"/>
          <w:sz w:val="22"/>
          <w:szCs w:val="22"/>
        </w:rPr>
        <w:t>6</w:t>
      </w:r>
      <w:r w:rsidR="003F7C16" w:rsidRPr="002C4773">
        <w:rPr>
          <w:rStyle w:val="SFParasubclause1Char"/>
          <w:sz w:val="22"/>
          <w:szCs w:val="22"/>
        </w:rPr>
        <w:t xml:space="preserve">) month period immediately preceding the event giving rise to such liability. </w:t>
      </w:r>
    </w:p>
    <w:p w14:paraId="09454A59" w14:textId="3DC49183" w:rsidR="004E03FB" w:rsidRPr="002C4773" w:rsidRDefault="004E03FB" w:rsidP="00DC367E">
      <w:pPr>
        <w:pStyle w:val="SFPara-Clause"/>
        <w:spacing w:before="0"/>
        <w:jc w:val="both"/>
        <w:rPr>
          <w:rStyle w:val="SFParasubclause1Char"/>
          <w:b/>
          <w:bCs/>
          <w:sz w:val="22"/>
          <w:szCs w:val="22"/>
        </w:rPr>
      </w:pPr>
      <w:r w:rsidRPr="002C4773">
        <w:rPr>
          <w:rStyle w:val="SFParasubclause1Char"/>
          <w:b/>
          <w:bCs/>
          <w:sz w:val="22"/>
          <w:szCs w:val="22"/>
          <w:u w:val="single"/>
        </w:rPr>
        <w:t>General</w:t>
      </w:r>
      <w:r w:rsidRPr="002C4773">
        <w:rPr>
          <w:rStyle w:val="SFParasubclause1Char"/>
          <w:b/>
          <w:bCs/>
          <w:sz w:val="22"/>
          <w:szCs w:val="22"/>
        </w:rPr>
        <w:t>.</w:t>
      </w:r>
    </w:p>
    <w:p w14:paraId="5DB21B58" w14:textId="1C2BD03F" w:rsidR="007B5834" w:rsidRPr="002C4773" w:rsidRDefault="007B5834" w:rsidP="00DC367E">
      <w:pPr>
        <w:pStyle w:val="SFParasubclause1"/>
        <w:tabs>
          <w:tab w:val="num" w:pos="1440"/>
        </w:tabs>
        <w:ind w:left="0"/>
        <w:jc w:val="both"/>
        <w:rPr>
          <w:sz w:val="22"/>
          <w:szCs w:val="22"/>
        </w:rPr>
      </w:pPr>
      <w:r w:rsidRPr="002C4773">
        <w:rPr>
          <w:sz w:val="22"/>
          <w:szCs w:val="22"/>
          <w:u w:val="single"/>
        </w:rPr>
        <w:t>Assignment.</w:t>
      </w:r>
      <w:r w:rsidRPr="002C4773">
        <w:rPr>
          <w:sz w:val="22"/>
          <w:szCs w:val="22"/>
        </w:rPr>
        <w:t xml:space="preserve">  Neither Party shall have any right or ability to assign, transfer, or sublicense any obligation or right under this Agreement without the express written approval of the other Party and any attempt to do so shall be void. </w:t>
      </w:r>
    </w:p>
    <w:p w14:paraId="4FBD315F" w14:textId="6596CB8D" w:rsidR="00693063" w:rsidRPr="00840C9D" w:rsidRDefault="00840C9D" w:rsidP="00DC367E">
      <w:pPr>
        <w:pStyle w:val="SFParasubclause1"/>
        <w:tabs>
          <w:tab w:val="num" w:pos="1440"/>
        </w:tabs>
        <w:ind w:left="0"/>
        <w:jc w:val="both"/>
        <w:rPr>
          <w:sz w:val="22"/>
          <w:szCs w:val="22"/>
        </w:rPr>
      </w:pPr>
      <w:r w:rsidRPr="00840C9D">
        <w:rPr>
          <w:sz w:val="22"/>
          <w:szCs w:val="22"/>
          <w:u w:val="single"/>
        </w:rPr>
        <w:t>Non-Solicitation of Employees</w:t>
      </w:r>
      <w:r w:rsidRPr="00840C9D">
        <w:rPr>
          <w:b/>
          <w:bCs/>
          <w:sz w:val="22"/>
          <w:szCs w:val="22"/>
        </w:rPr>
        <w:t>.</w:t>
      </w:r>
      <w:r w:rsidRPr="00840C9D">
        <w:rPr>
          <w:sz w:val="22"/>
          <w:szCs w:val="22"/>
        </w:rPr>
        <w:t xml:space="preserve"> During</w:t>
      </w:r>
      <w:r w:rsidRPr="00840C9D">
        <w:rPr>
          <w:spacing w:val="-1"/>
          <w:sz w:val="22"/>
          <w:szCs w:val="22"/>
        </w:rPr>
        <w:t xml:space="preserve"> </w:t>
      </w:r>
      <w:r w:rsidRPr="00840C9D">
        <w:rPr>
          <w:sz w:val="22"/>
          <w:szCs w:val="22"/>
        </w:rPr>
        <w:t>the term</w:t>
      </w:r>
      <w:r w:rsidRPr="00840C9D">
        <w:rPr>
          <w:spacing w:val="-1"/>
          <w:sz w:val="22"/>
          <w:szCs w:val="22"/>
        </w:rPr>
        <w:t xml:space="preserve"> </w:t>
      </w:r>
      <w:r w:rsidRPr="00840C9D">
        <w:rPr>
          <w:sz w:val="22"/>
          <w:szCs w:val="22"/>
        </w:rPr>
        <w:t>of</w:t>
      </w:r>
      <w:r w:rsidRPr="00840C9D">
        <w:rPr>
          <w:spacing w:val="-2"/>
          <w:sz w:val="22"/>
          <w:szCs w:val="22"/>
        </w:rPr>
        <w:t xml:space="preserve"> </w:t>
      </w:r>
      <w:r w:rsidRPr="00840C9D">
        <w:rPr>
          <w:sz w:val="22"/>
          <w:szCs w:val="22"/>
        </w:rPr>
        <w:t>this</w:t>
      </w:r>
      <w:r w:rsidRPr="00840C9D">
        <w:rPr>
          <w:spacing w:val="-1"/>
          <w:sz w:val="22"/>
          <w:szCs w:val="22"/>
        </w:rPr>
        <w:t xml:space="preserve"> </w:t>
      </w:r>
      <w:r w:rsidRPr="00840C9D">
        <w:rPr>
          <w:sz w:val="22"/>
          <w:szCs w:val="22"/>
        </w:rPr>
        <w:t>Agreement and</w:t>
      </w:r>
      <w:r w:rsidRPr="00840C9D">
        <w:rPr>
          <w:spacing w:val="-1"/>
          <w:sz w:val="22"/>
          <w:szCs w:val="22"/>
        </w:rPr>
        <w:t xml:space="preserve"> </w:t>
      </w:r>
      <w:r w:rsidRPr="00840C9D">
        <w:rPr>
          <w:sz w:val="22"/>
          <w:szCs w:val="22"/>
        </w:rPr>
        <w:t>for</w:t>
      </w:r>
      <w:r w:rsidRPr="00840C9D">
        <w:rPr>
          <w:spacing w:val="-2"/>
          <w:sz w:val="22"/>
          <w:szCs w:val="22"/>
        </w:rPr>
        <w:t xml:space="preserve"> </w:t>
      </w:r>
      <w:r w:rsidRPr="00840C9D">
        <w:rPr>
          <w:sz w:val="22"/>
          <w:szCs w:val="22"/>
        </w:rPr>
        <w:t>a</w:t>
      </w:r>
      <w:r w:rsidRPr="00840C9D">
        <w:rPr>
          <w:spacing w:val="-2"/>
          <w:sz w:val="22"/>
          <w:szCs w:val="22"/>
        </w:rPr>
        <w:t xml:space="preserve"> </w:t>
      </w:r>
      <w:r w:rsidRPr="00840C9D">
        <w:rPr>
          <w:sz w:val="22"/>
          <w:szCs w:val="22"/>
        </w:rPr>
        <w:t>period of</w:t>
      </w:r>
      <w:r w:rsidRPr="00840C9D">
        <w:rPr>
          <w:spacing w:val="-1"/>
          <w:sz w:val="22"/>
          <w:szCs w:val="22"/>
        </w:rPr>
        <w:t xml:space="preserve"> </w:t>
      </w:r>
      <w:r w:rsidRPr="00840C9D">
        <w:rPr>
          <w:sz w:val="22"/>
          <w:szCs w:val="22"/>
        </w:rPr>
        <w:t>one</w:t>
      </w:r>
      <w:r w:rsidRPr="00840C9D">
        <w:rPr>
          <w:spacing w:val="-1"/>
          <w:sz w:val="22"/>
          <w:szCs w:val="22"/>
        </w:rPr>
        <w:t xml:space="preserve"> </w:t>
      </w:r>
      <w:r w:rsidRPr="00840C9D">
        <w:rPr>
          <w:sz w:val="22"/>
          <w:szCs w:val="22"/>
        </w:rPr>
        <w:t>(1)</w:t>
      </w:r>
      <w:r w:rsidRPr="00840C9D">
        <w:rPr>
          <w:spacing w:val="-2"/>
          <w:sz w:val="22"/>
          <w:szCs w:val="22"/>
        </w:rPr>
        <w:t xml:space="preserve"> </w:t>
      </w:r>
      <w:r w:rsidRPr="00840C9D">
        <w:rPr>
          <w:sz w:val="22"/>
          <w:szCs w:val="22"/>
        </w:rPr>
        <w:t>year</w:t>
      </w:r>
      <w:r w:rsidRPr="00840C9D">
        <w:rPr>
          <w:spacing w:val="-1"/>
          <w:sz w:val="22"/>
          <w:szCs w:val="22"/>
        </w:rPr>
        <w:t xml:space="preserve"> </w:t>
      </w:r>
      <w:r w:rsidRPr="00840C9D">
        <w:rPr>
          <w:sz w:val="22"/>
          <w:szCs w:val="22"/>
        </w:rPr>
        <w:t>after</w:t>
      </w:r>
      <w:r w:rsidRPr="00840C9D">
        <w:rPr>
          <w:spacing w:val="-1"/>
          <w:sz w:val="22"/>
          <w:szCs w:val="22"/>
        </w:rPr>
        <w:t xml:space="preserve"> </w:t>
      </w:r>
      <w:r w:rsidRPr="00840C9D">
        <w:rPr>
          <w:sz w:val="22"/>
          <w:szCs w:val="22"/>
        </w:rPr>
        <w:t xml:space="preserve">its termination, </w:t>
      </w:r>
      <w:r w:rsidR="009B207A">
        <w:rPr>
          <w:sz w:val="22"/>
          <w:szCs w:val="22"/>
        </w:rPr>
        <w:t>Partner</w:t>
      </w:r>
      <w:r w:rsidRPr="00840C9D">
        <w:rPr>
          <w:spacing w:val="-1"/>
          <w:sz w:val="22"/>
          <w:szCs w:val="22"/>
        </w:rPr>
        <w:t xml:space="preserve"> </w:t>
      </w:r>
      <w:r w:rsidR="00B0603D">
        <w:rPr>
          <w:spacing w:val="-1"/>
          <w:sz w:val="22"/>
          <w:szCs w:val="22"/>
        </w:rPr>
        <w:t xml:space="preserve">or its representatives or affiliates </w:t>
      </w:r>
      <w:r w:rsidRPr="00840C9D">
        <w:rPr>
          <w:sz w:val="22"/>
          <w:szCs w:val="22"/>
        </w:rPr>
        <w:t>shall</w:t>
      </w:r>
      <w:r w:rsidR="00B0603D">
        <w:rPr>
          <w:sz w:val="22"/>
          <w:szCs w:val="22"/>
        </w:rPr>
        <w:t xml:space="preserve"> not</w:t>
      </w:r>
      <w:r w:rsidRPr="00840C9D">
        <w:rPr>
          <w:sz w:val="22"/>
          <w:szCs w:val="22"/>
        </w:rPr>
        <w:t>, without the</w:t>
      </w:r>
      <w:r w:rsidRPr="00840C9D">
        <w:rPr>
          <w:spacing w:val="-1"/>
          <w:sz w:val="22"/>
          <w:szCs w:val="22"/>
        </w:rPr>
        <w:t xml:space="preserve"> </w:t>
      </w:r>
      <w:r w:rsidR="00B0603D">
        <w:rPr>
          <w:sz w:val="22"/>
          <w:szCs w:val="22"/>
        </w:rPr>
        <w:t>Company’s</w:t>
      </w:r>
      <w:r w:rsidRPr="00840C9D">
        <w:rPr>
          <w:sz w:val="22"/>
          <w:szCs w:val="22"/>
        </w:rPr>
        <w:t xml:space="preserve"> express written</w:t>
      </w:r>
      <w:r w:rsidRPr="00840C9D">
        <w:rPr>
          <w:spacing w:val="-1"/>
          <w:sz w:val="22"/>
          <w:szCs w:val="22"/>
        </w:rPr>
        <w:t xml:space="preserve"> </w:t>
      </w:r>
      <w:r w:rsidRPr="00840C9D">
        <w:rPr>
          <w:sz w:val="22"/>
          <w:szCs w:val="22"/>
        </w:rPr>
        <w:t>consent, solicit</w:t>
      </w:r>
      <w:r w:rsidRPr="00840C9D">
        <w:rPr>
          <w:spacing w:val="-15"/>
          <w:sz w:val="22"/>
          <w:szCs w:val="22"/>
        </w:rPr>
        <w:t xml:space="preserve"> </w:t>
      </w:r>
      <w:r w:rsidRPr="00840C9D">
        <w:rPr>
          <w:sz w:val="22"/>
          <w:szCs w:val="22"/>
        </w:rPr>
        <w:t>for</w:t>
      </w:r>
      <w:r w:rsidRPr="00840C9D">
        <w:rPr>
          <w:spacing w:val="-15"/>
          <w:sz w:val="22"/>
          <w:szCs w:val="22"/>
        </w:rPr>
        <w:t xml:space="preserve"> </w:t>
      </w:r>
      <w:r w:rsidRPr="00840C9D">
        <w:rPr>
          <w:sz w:val="22"/>
          <w:szCs w:val="22"/>
        </w:rPr>
        <w:t>hire</w:t>
      </w:r>
      <w:r w:rsidRPr="00840C9D">
        <w:rPr>
          <w:spacing w:val="-15"/>
          <w:sz w:val="22"/>
          <w:szCs w:val="22"/>
        </w:rPr>
        <w:t xml:space="preserve"> </w:t>
      </w:r>
      <w:r w:rsidRPr="00840C9D">
        <w:rPr>
          <w:sz w:val="22"/>
          <w:szCs w:val="22"/>
        </w:rPr>
        <w:t>as</w:t>
      </w:r>
      <w:r w:rsidRPr="00840C9D">
        <w:rPr>
          <w:spacing w:val="-15"/>
          <w:sz w:val="22"/>
          <w:szCs w:val="22"/>
        </w:rPr>
        <w:t xml:space="preserve"> </w:t>
      </w:r>
      <w:r w:rsidRPr="00840C9D">
        <w:rPr>
          <w:sz w:val="22"/>
          <w:szCs w:val="22"/>
        </w:rPr>
        <w:t>an</w:t>
      </w:r>
      <w:r w:rsidRPr="00840C9D">
        <w:rPr>
          <w:spacing w:val="-15"/>
          <w:sz w:val="22"/>
          <w:szCs w:val="22"/>
        </w:rPr>
        <w:t xml:space="preserve"> </w:t>
      </w:r>
      <w:r w:rsidRPr="00840C9D">
        <w:rPr>
          <w:sz w:val="22"/>
          <w:szCs w:val="22"/>
        </w:rPr>
        <w:t>employee</w:t>
      </w:r>
      <w:r w:rsidRPr="00840C9D">
        <w:rPr>
          <w:spacing w:val="-15"/>
          <w:sz w:val="22"/>
          <w:szCs w:val="22"/>
        </w:rPr>
        <w:t xml:space="preserve"> </w:t>
      </w:r>
      <w:r w:rsidRPr="00840C9D">
        <w:rPr>
          <w:sz w:val="22"/>
          <w:szCs w:val="22"/>
        </w:rPr>
        <w:t>or</w:t>
      </w:r>
      <w:r w:rsidRPr="00840C9D">
        <w:rPr>
          <w:spacing w:val="-15"/>
          <w:sz w:val="22"/>
          <w:szCs w:val="22"/>
        </w:rPr>
        <w:t xml:space="preserve"> </w:t>
      </w:r>
      <w:r w:rsidRPr="00840C9D">
        <w:rPr>
          <w:sz w:val="22"/>
          <w:szCs w:val="22"/>
        </w:rPr>
        <w:t>otherwise</w:t>
      </w:r>
      <w:r w:rsidRPr="00840C9D">
        <w:rPr>
          <w:spacing w:val="-15"/>
          <w:sz w:val="22"/>
          <w:szCs w:val="22"/>
        </w:rPr>
        <w:t xml:space="preserve"> </w:t>
      </w:r>
      <w:r w:rsidRPr="00840C9D">
        <w:rPr>
          <w:sz w:val="22"/>
          <w:szCs w:val="22"/>
        </w:rPr>
        <w:t>any</w:t>
      </w:r>
      <w:r w:rsidRPr="00840C9D">
        <w:rPr>
          <w:spacing w:val="-15"/>
          <w:sz w:val="22"/>
          <w:szCs w:val="22"/>
        </w:rPr>
        <w:t xml:space="preserve"> </w:t>
      </w:r>
      <w:r w:rsidRPr="00840C9D">
        <w:rPr>
          <w:sz w:val="22"/>
          <w:szCs w:val="22"/>
        </w:rPr>
        <w:t>of</w:t>
      </w:r>
      <w:r w:rsidRPr="00840C9D">
        <w:rPr>
          <w:spacing w:val="-15"/>
          <w:sz w:val="22"/>
          <w:szCs w:val="22"/>
        </w:rPr>
        <w:t xml:space="preserve"> </w:t>
      </w:r>
      <w:r w:rsidR="00B0603D">
        <w:rPr>
          <w:sz w:val="22"/>
          <w:szCs w:val="22"/>
        </w:rPr>
        <w:t xml:space="preserve">Company’s </w:t>
      </w:r>
      <w:r w:rsidRPr="00840C9D">
        <w:rPr>
          <w:sz w:val="22"/>
          <w:szCs w:val="22"/>
        </w:rPr>
        <w:t>personnel.</w:t>
      </w:r>
      <w:r w:rsidRPr="00840C9D">
        <w:rPr>
          <w:spacing w:val="-10"/>
          <w:sz w:val="22"/>
          <w:szCs w:val="22"/>
        </w:rPr>
        <w:t xml:space="preserve"> </w:t>
      </w:r>
      <w:r w:rsidRPr="00840C9D">
        <w:rPr>
          <w:sz w:val="22"/>
          <w:szCs w:val="22"/>
        </w:rPr>
        <w:t>The</w:t>
      </w:r>
      <w:r w:rsidRPr="00840C9D">
        <w:rPr>
          <w:spacing w:val="-11"/>
          <w:sz w:val="22"/>
          <w:szCs w:val="22"/>
        </w:rPr>
        <w:t xml:space="preserve"> </w:t>
      </w:r>
      <w:r w:rsidRPr="00840C9D">
        <w:rPr>
          <w:sz w:val="22"/>
          <w:szCs w:val="22"/>
        </w:rPr>
        <w:t>foregoing restriction</w:t>
      </w:r>
      <w:r w:rsidRPr="00840C9D">
        <w:rPr>
          <w:spacing w:val="-13"/>
          <w:sz w:val="22"/>
          <w:szCs w:val="22"/>
        </w:rPr>
        <w:t xml:space="preserve"> </w:t>
      </w:r>
      <w:r w:rsidRPr="00840C9D">
        <w:rPr>
          <w:sz w:val="22"/>
          <w:szCs w:val="22"/>
        </w:rPr>
        <w:t>shall</w:t>
      </w:r>
      <w:r w:rsidRPr="00840C9D">
        <w:rPr>
          <w:spacing w:val="-12"/>
          <w:sz w:val="22"/>
          <w:szCs w:val="22"/>
        </w:rPr>
        <w:t xml:space="preserve"> </w:t>
      </w:r>
      <w:r w:rsidRPr="00840C9D">
        <w:rPr>
          <w:sz w:val="22"/>
          <w:szCs w:val="22"/>
        </w:rPr>
        <w:t>not</w:t>
      </w:r>
      <w:r w:rsidRPr="00840C9D">
        <w:rPr>
          <w:spacing w:val="-13"/>
          <w:sz w:val="22"/>
          <w:szCs w:val="22"/>
        </w:rPr>
        <w:t xml:space="preserve"> </w:t>
      </w:r>
      <w:r w:rsidRPr="00840C9D">
        <w:rPr>
          <w:sz w:val="22"/>
          <w:szCs w:val="22"/>
        </w:rPr>
        <w:t>prevent</w:t>
      </w:r>
      <w:r w:rsidRPr="00840C9D">
        <w:rPr>
          <w:spacing w:val="-13"/>
          <w:sz w:val="22"/>
          <w:szCs w:val="22"/>
        </w:rPr>
        <w:t xml:space="preserve"> </w:t>
      </w:r>
      <w:r w:rsidRPr="00840C9D">
        <w:rPr>
          <w:sz w:val="22"/>
          <w:szCs w:val="22"/>
        </w:rPr>
        <w:t>either</w:t>
      </w:r>
      <w:r w:rsidRPr="00840C9D">
        <w:rPr>
          <w:spacing w:val="-14"/>
          <w:sz w:val="22"/>
          <w:szCs w:val="22"/>
        </w:rPr>
        <w:t xml:space="preserve"> </w:t>
      </w:r>
      <w:r w:rsidRPr="00840C9D">
        <w:rPr>
          <w:sz w:val="22"/>
          <w:szCs w:val="22"/>
        </w:rPr>
        <w:t>Party</w:t>
      </w:r>
      <w:r w:rsidRPr="00840C9D">
        <w:rPr>
          <w:spacing w:val="-13"/>
          <w:sz w:val="22"/>
          <w:szCs w:val="22"/>
        </w:rPr>
        <w:t xml:space="preserve"> </w:t>
      </w:r>
      <w:r w:rsidRPr="00840C9D">
        <w:rPr>
          <w:sz w:val="22"/>
          <w:szCs w:val="22"/>
        </w:rPr>
        <w:t>from</w:t>
      </w:r>
      <w:r w:rsidRPr="00840C9D">
        <w:rPr>
          <w:spacing w:val="-13"/>
          <w:sz w:val="22"/>
          <w:szCs w:val="22"/>
        </w:rPr>
        <w:t xml:space="preserve"> </w:t>
      </w:r>
      <w:r w:rsidRPr="00840C9D">
        <w:rPr>
          <w:sz w:val="22"/>
          <w:szCs w:val="22"/>
        </w:rPr>
        <w:t>interviewing</w:t>
      </w:r>
      <w:r w:rsidRPr="00840C9D">
        <w:rPr>
          <w:spacing w:val="-13"/>
          <w:sz w:val="22"/>
          <w:szCs w:val="22"/>
        </w:rPr>
        <w:t xml:space="preserve"> </w:t>
      </w:r>
      <w:r w:rsidRPr="00840C9D">
        <w:rPr>
          <w:sz w:val="22"/>
          <w:szCs w:val="22"/>
        </w:rPr>
        <w:t>or</w:t>
      </w:r>
      <w:r w:rsidRPr="00840C9D">
        <w:rPr>
          <w:spacing w:val="-14"/>
          <w:sz w:val="22"/>
          <w:szCs w:val="22"/>
        </w:rPr>
        <w:t xml:space="preserve"> </w:t>
      </w:r>
      <w:r w:rsidRPr="00840C9D">
        <w:rPr>
          <w:sz w:val="22"/>
          <w:szCs w:val="22"/>
        </w:rPr>
        <w:t>employing</w:t>
      </w:r>
      <w:r w:rsidRPr="00840C9D">
        <w:rPr>
          <w:spacing w:val="-13"/>
          <w:sz w:val="22"/>
          <w:szCs w:val="22"/>
        </w:rPr>
        <w:t xml:space="preserve"> </w:t>
      </w:r>
      <w:r w:rsidRPr="00840C9D">
        <w:rPr>
          <w:sz w:val="22"/>
          <w:szCs w:val="22"/>
        </w:rPr>
        <w:t>any</w:t>
      </w:r>
      <w:r w:rsidRPr="00840C9D">
        <w:rPr>
          <w:spacing w:val="-13"/>
          <w:sz w:val="22"/>
          <w:szCs w:val="22"/>
        </w:rPr>
        <w:t xml:space="preserve"> </w:t>
      </w:r>
      <w:r w:rsidRPr="00840C9D">
        <w:rPr>
          <w:sz w:val="22"/>
          <w:szCs w:val="22"/>
        </w:rPr>
        <w:t>persons</w:t>
      </w:r>
      <w:r w:rsidRPr="00840C9D">
        <w:rPr>
          <w:spacing w:val="-13"/>
          <w:sz w:val="22"/>
          <w:szCs w:val="22"/>
        </w:rPr>
        <w:t xml:space="preserve"> </w:t>
      </w:r>
      <w:r w:rsidRPr="00840C9D">
        <w:rPr>
          <w:sz w:val="22"/>
          <w:szCs w:val="22"/>
        </w:rPr>
        <w:t>who</w:t>
      </w:r>
      <w:r w:rsidRPr="00840C9D">
        <w:rPr>
          <w:spacing w:val="-14"/>
          <w:sz w:val="22"/>
          <w:szCs w:val="22"/>
        </w:rPr>
        <w:t xml:space="preserve"> </w:t>
      </w:r>
      <w:r w:rsidRPr="00840C9D">
        <w:rPr>
          <w:sz w:val="22"/>
          <w:szCs w:val="22"/>
        </w:rPr>
        <w:t>respond</w:t>
      </w:r>
      <w:r w:rsidRPr="00840C9D">
        <w:rPr>
          <w:spacing w:val="-13"/>
          <w:sz w:val="22"/>
          <w:szCs w:val="22"/>
        </w:rPr>
        <w:t xml:space="preserve"> </w:t>
      </w:r>
      <w:r w:rsidRPr="00840C9D">
        <w:rPr>
          <w:sz w:val="22"/>
          <w:szCs w:val="22"/>
        </w:rPr>
        <w:t>on</w:t>
      </w:r>
      <w:r w:rsidRPr="00840C9D">
        <w:rPr>
          <w:spacing w:val="-13"/>
          <w:sz w:val="22"/>
          <w:szCs w:val="22"/>
        </w:rPr>
        <w:t xml:space="preserve"> </w:t>
      </w:r>
      <w:r w:rsidRPr="00840C9D">
        <w:rPr>
          <w:sz w:val="22"/>
          <w:szCs w:val="22"/>
        </w:rPr>
        <w:t>their own accord to a public advertisement for employment</w:t>
      </w:r>
      <w:r w:rsidR="008F02EF" w:rsidRPr="00840C9D">
        <w:rPr>
          <w:sz w:val="22"/>
          <w:szCs w:val="22"/>
        </w:rPr>
        <w:t xml:space="preserve">. </w:t>
      </w:r>
    </w:p>
    <w:p w14:paraId="6B6F377E" w14:textId="11BC3DA5" w:rsidR="00273FED" w:rsidRPr="00012F9D" w:rsidRDefault="00273FED" w:rsidP="00DC367E">
      <w:pPr>
        <w:pStyle w:val="SFParasubclause1"/>
        <w:tabs>
          <w:tab w:val="num" w:pos="1440"/>
        </w:tabs>
        <w:ind w:left="0"/>
        <w:jc w:val="both"/>
        <w:rPr>
          <w:color w:val="FF0000"/>
          <w:sz w:val="22"/>
          <w:szCs w:val="22"/>
        </w:rPr>
      </w:pPr>
      <w:r w:rsidRPr="002C4773">
        <w:rPr>
          <w:color w:val="auto"/>
          <w:sz w:val="22"/>
          <w:szCs w:val="22"/>
          <w:u w:val="single"/>
        </w:rPr>
        <w:t>Insurance</w:t>
      </w:r>
      <w:r w:rsidRPr="002C4773">
        <w:rPr>
          <w:color w:val="auto"/>
          <w:sz w:val="22"/>
          <w:szCs w:val="22"/>
        </w:rPr>
        <w:t xml:space="preserve">. </w:t>
      </w:r>
      <w:r w:rsidR="00012F9D" w:rsidRPr="00012F9D">
        <w:rPr>
          <w:sz w:val="22"/>
          <w:szCs w:val="22"/>
        </w:rPr>
        <w:t xml:space="preserve">Throughout the term of this Agreement, </w:t>
      </w:r>
      <w:r w:rsidR="009B207A">
        <w:rPr>
          <w:sz w:val="22"/>
          <w:szCs w:val="22"/>
        </w:rPr>
        <w:t>Partner</w:t>
      </w:r>
      <w:r w:rsidR="00012F9D" w:rsidRPr="00012F9D">
        <w:rPr>
          <w:sz w:val="22"/>
          <w:szCs w:val="22"/>
        </w:rPr>
        <w:t xml:space="preserve"> shall maintain workers compensation</w:t>
      </w:r>
      <w:r w:rsidR="00012F9D" w:rsidRPr="00012F9D">
        <w:rPr>
          <w:spacing w:val="-9"/>
          <w:sz w:val="22"/>
          <w:szCs w:val="22"/>
        </w:rPr>
        <w:t xml:space="preserve"> </w:t>
      </w:r>
      <w:r w:rsidR="00012F9D" w:rsidRPr="00012F9D">
        <w:rPr>
          <w:sz w:val="22"/>
          <w:szCs w:val="22"/>
        </w:rPr>
        <w:t>insurance</w:t>
      </w:r>
      <w:r w:rsidR="00012F9D" w:rsidRPr="00012F9D">
        <w:rPr>
          <w:spacing w:val="-10"/>
          <w:sz w:val="22"/>
          <w:szCs w:val="22"/>
        </w:rPr>
        <w:t xml:space="preserve"> </w:t>
      </w:r>
      <w:r w:rsidR="00012F9D" w:rsidRPr="00012F9D">
        <w:rPr>
          <w:sz w:val="22"/>
          <w:szCs w:val="22"/>
        </w:rPr>
        <w:t>in</w:t>
      </w:r>
      <w:r w:rsidR="00012F9D" w:rsidRPr="00012F9D">
        <w:rPr>
          <w:spacing w:val="-9"/>
          <w:sz w:val="22"/>
          <w:szCs w:val="22"/>
        </w:rPr>
        <w:t xml:space="preserve"> </w:t>
      </w:r>
      <w:r w:rsidR="00012F9D" w:rsidRPr="00012F9D">
        <w:rPr>
          <w:sz w:val="22"/>
          <w:szCs w:val="22"/>
        </w:rPr>
        <w:t>the</w:t>
      </w:r>
      <w:r w:rsidR="00012F9D" w:rsidRPr="00012F9D">
        <w:rPr>
          <w:spacing w:val="-10"/>
          <w:sz w:val="22"/>
          <w:szCs w:val="22"/>
        </w:rPr>
        <w:t xml:space="preserve"> </w:t>
      </w:r>
      <w:r w:rsidR="00012F9D" w:rsidRPr="00012F9D">
        <w:rPr>
          <w:sz w:val="22"/>
          <w:szCs w:val="22"/>
        </w:rPr>
        <w:t>amount</w:t>
      </w:r>
      <w:r w:rsidR="00012F9D" w:rsidRPr="00012F9D">
        <w:rPr>
          <w:spacing w:val="-9"/>
          <w:sz w:val="22"/>
          <w:szCs w:val="22"/>
        </w:rPr>
        <w:t xml:space="preserve"> </w:t>
      </w:r>
      <w:r w:rsidR="00012F9D" w:rsidRPr="00012F9D">
        <w:rPr>
          <w:sz w:val="22"/>
          <w:szCs w:val="22"/>
        </w:rPr>
        <w:t>required</w:t>
      </w:r>
      <w:r w:rsidR="00012F9D" w:rsidRPr="00012F9D">
        <w:rPr>
          <w:spacing w:val="-9"/>
          <w:sz w:val="22"/>
          <w:szCs w:val="22"/>
        </w:rPr>
        <w:t xml:space="preserve"> </w:t>
      </w:r>
      <w:r w:rsidR="00012F9D" w:rsidRPr="00012F9D">
        <w:rPr>
          <w:sz w:val="22"/>
          <w:szCs w:val="22"/>
        </w:rPr>
        <w:t>by</w:t>
      </w:r>
      <w:r w:rsidR="00012F9D" w:rsidRPr="00012F9D">
        <w:rPr>
          <w:spacing w:val="-12"/>
          <w:sz w:val="22"/>
          <w:szCs w:val="22"/>
        </w:rPr>
        <w:t xml:space="preserve"> </w:t>
      </w:r>
      <w:r w:rsidR="00012F9D" w:rsidRPr="00012F9D">
        <w:rPr>
          <w:sz w:val="22"/>
          <w:szCs w:val="22"/>
        </w:rPr>
        <w:t>statute,</w:t>
      </w:r>
      <w:r w:rsidR="00012F9D" w:rsidRPr="00012F9D">
        <w:rPr>
          <w:spacing w:val="-7"/>
          <w:sz w:val="22"/>
          <w:szCs w:val="22"/>
        </w:rPr>
        <w:t xml:space="preserve"> </w:t>
      </w:r>
      <w:r w:rsidR="00012F9D" w:rsidRPr="00012F9D">
        <w:rPr>
          <w:sz w:val="22"/>
          <w:szCs w:val="22"/>
        </w:rPr>
        <w:t>comprehensive</w:t>
      </w:r>
      <w:r w:rsidR="00012F9D" w:rsidRPr="00012F9D">
        <w:rPr>
          <w:spacing w:val="-10"/>
          <w:sz w:val="22"/>
          <w:szCs w:val="22"/>
        </w:rPr>
        <w:t xml:space="preserve"> </w:t>
      </w:r>
      <w:r w:rsidR="00012F9D" w:rsidRPr="00012F9D">
        <w:rPr>
          <w:sz w:val="22"/>
          <w:szCs w:val="22"/>
        </w:rPr>
        <w:t>general</w:t>
      </w:r>
      <w:r w:rsidR="00012F9D" w:rsidRPr="00012F9D">
        <w:rPr>
          <w:spacing w:val="-9"/>
          <w:sz w:val="22"/>
          <w:szCs w:val="22"/>
        </w:rPr>
        <w:t xml:space="preserve"> </w:t>
      </w:r>
      <w:r w:rsidR="00012F9D" w:rsidRPr="00012F9D">
        <w:rPr>
          <w:sz w:val="22"/>
          <w:szCs w:val="22"/>
        </w:rPr>
        <w:t>liability</w:t>
      </w:r>
      <w:r w:rsidR="00012F9D" w:rsidRPr="00012F9D">
        <w:rPr>
          <w:spacing w:val="-9"/>
          <w:sz w:val="22"/>
          <w:szCs w:val="22"/>
        </w:rPr>
        <w:t xml:space="preserve"> </w:t>
      </w:r>
      <w:r w:rsidR="00012F9D" w:rsidRPr="00012F9D">
        <w:rPr>
          <w:sz w:val="22"/>
          <w:szCs w:val="22"/>
        </w:rPr>
        <w:t>insurance</w:t>
      </w:r>
      <w:r w:rsidR="00012F9D" w:rsidRPr="00012F9D">
        <w:rPr>
          <w:spacing w:val="-10"/>
          <w:sz w:val="22"/>
          <w:szCs w:val="22"/>
        </w:rPr>
        <w:t xml:space="preserve"> </w:t>
      </w:r>
      <w:r w:rsidR="00012F9D" w:rsidRPr="00012F9D">
        <w:rPr>
          <w:sz w:val="22"/>
          <w:szCs w:val="22"/>
        </w:rPr>
        <w:t>with coverage</w:t>
      </w:r>
      <w:r w:rsidR="00012F9D" w:rsidRPr="00012F9D">
        <w:rPr>
          <w:spacing w:val="-15"/>
          <w:sz w:val="22"/>
          <w:szCs w:val="22"/>
        </w:rPr>
        <w:t xml:space="preserve"> </w:t>
      </w:r>
      <w:r w:rsidR="00012F9D" w:rsidRPr="00012F9D">
        <w:rPr>
          <w:sz w:val="22"/>
          <w:szCs w:val="22"/>
        </w:rPr>
        <w:t>of</w:t>
      </w:r>
      <w:r w:rsidR="00012F9D" w:rsidRPr="00012F9D">
        <w:rPr>
          <w:spacing w:val="-15"/>
          <w:sz w:val="22"/>
          <w:szCs w:val="22"/>
        </w:rPr>
        <w:t xml:space="preserve"> </w:t>
      </w:r>
      <w:r w:rsidR="00012F9D" w:rsidRPr="00012F9D">
        <w:rPr>
          <w:sz w:val="22"/>
          <w:szCs w:val="22"/>
        </w:rPr>
        <w:t>at</w:t>
      </w:r>
      <w:r w:rsidR="00012F9D" w:rsidRPr="00012F9D">
        <w:rPr>
          <w:spacing w:val="-15"/>
          <w:sz w:val="22"/>
          <w:szCs w:val="22"/>
        </w:rPr>
        <w:t xml:space="preserve"> </w:t>
      </w:r>
      <w:r w:rsidR="00012F9D" w:rsidRPr="00012F9D">
        <w:rPr>
          <w:sz w:val="22"/>
          <w:szCs w:val="22"/>
        </w:rPr>
        <w:t>least</w:t>
      </w:r>
      <w:r w:rsidR="00012F9D" w:rsidRPr="00012F9D">
        <w:rPr>
          <w:spacing w:val="-15"/>
          <w:sz w:val="22"/>
          <w:szCs w:val="22"/>
        </w:rPr>
        <w:t xml:space="preserve"> </w:t>
      </w:r>
      <w:r w:rsidR="00012F9D" w:rsidRPr="00012F9D">
        <w:rPr>
          <w:sz w:val="22"/>
          <w:szCs w:val="22"/>
        </w:rPr>
        <w:t>one</w:t>
      </w:r>
      <w:r w:rsidR="00012F9D" w:rsidRPr="00012F9D">
        <w:rPr>
          <w:spacing w:val="-15"/>
          <w:sz w:val="22"/>
          <w:szCs w:val="22"/>
        </w:rPr>
        <w:t xml:space="preserve"> </w:t>
      </w:r>
      <w:r w:rsidR="00012F9D" w:rsidRPr="00012F9D">
        <w:rPr>
          <w:sz w:val="22"/>
          <w:szCs w:val="22"/>
        </w:rPr>
        <w:t>million</w:t>
      </w:r>
      <w:r w:rsidR="00012F9D" w:rsidRPr="00012F9D">
        <w:rPr>
          <w:spacing w:val="-15"/>
          <w:sz w:val="22"/>
          <w:szCs w:val="22"/>
        </w:rPr>
        <w:t xml:space="preserve"> </w:t>
      </w:r>
      <w:r w:rsidR="00012F9D" w:rsidRPr="00012F9D">
        <w:rPr>
          <w:sz w:val="22"/>
          <w:szCs w:val="22"/>
        </w:rPr>
        <w:t>dollars</w:t>
      </w:r>
      <w:r w:rsidR="00012F9D" w:rsidRPr="00012F9D">
        <w:rPr>
          <w:spacing w:val="-15"/>
          <w:sz w:val="22"/>
          <w:szCs w:val="22"/>
        </w:rPr>
        <w:t xml:space="preserve"> </w:t>
      </w:r>
      <w:r w:rsidR="00012F9D" w:rsidRPr="00012F9D">
        <w:rPr>
          <w:sz w:val="22"/>
          <w:szCs w:val="22"/>
        </w:rPr>
        <w:t>($1,000,000)</w:t>
      </w:r>
      <w:r w:rsidR="00012F9D" w:rsidRPr="00012F9D">
        <w:rPr>
          <w:spacing w:val="-15"/>
          <w:sz w:val="22"/>
          <w:szCs w:val="22"/>
        </w:rPr>
        <w:t xml:space="preserve"> </w:t>
      </w:r>
      <w:r w:rsidR="00012F9D" w:rsidRPr="00012F9D">
        <w:rPr>
          <w:sz w:val="22"/>
          <w:szCs w:val="22"/>
        </w:rPr>
        <w:t>per</w:t>
      </w:r>
      <w:r w:rsidR="00012F9D" w:rsidRPr="00012F9D">
        <w:rPr>
          <w:spacing w:val="-15"/>
          <w:sz w:val="22"/>
          <w:szCs w:val="22"/>
        </w:rPr>
        <w:t xml:space="preserve"> </w:t>
      </w:r>
      <w:r w:rsidR="00012F9D" w:rsidRPr="00012F9D">
        <w:rPr>
          <w:sz w:val="22"/>
          <w:szCs w:val="22"/>
        </w:rPr>
        <w:t>occurrence,</w:t>
      </w:r>
      <w:r w:rsidR="00012F9D" w:rsidRPr="00012F9D">
        <w:rPr>
          <w:spacing w:val="-15"/>
          <w:sz w:val="22"/>
          <w:szCs w:val="22"/>
        </w:rPr>
        <w:t xml:space="preserve"> </w:t>
      </w:r>
      <w:r w:rsidR="00012F9D" w:rsidRPr="00012F9D">
        <w:rPr>
          <w:sz w:val="22"/>
          <w:szCs w:val="22"/>
        </w:rPr>
        <w:t>and</w:t>
      </w:r>
      <w:r w:rsidR="00012F9D" w:rsidRPr="00012F9D">
        <w:rPr>
          <w:spacing w:val="-15"/>
          <w:sz w:val="22"/>
          <w:szCs w:val="22"/>
        </w:rPr>
        <w:t xml:space="preserve"> </w:t>
      </w:r>
      <w:r w:rsidR="00012F9D" w:rsidRPr="00012F9D">
        <w:rPr>
          <w:sz w:val="22"/>
          <w:szCs w:val="22"/>
        </w:rPr>
        <w:t>professional</w:t>
      </w:r>
      <w:r w:rsidR="00012F9D" w:rsidRPr="00012F9D">
        <w:rPr>
          <w:spacing w:val="-15"/>
          <w:sz w:val="22"/>
          <w:szCs w:val="22"/>
        </w:rPr>
        <w:t xml:space="preserve"> </w:t>
      </w:r>
      <w:r w:rsidR="00012F9D" w:rsidRPr="00012F9D">
        <w:rPr>
          <w:sz w:val="22"/>
          <w:szCs w:val="22"/>
        </w:rPr>
        <w:t>errors</w:t>
      </w:r>
      <w:r w:rsidR="00012F9D" w:rsidRPr="00012F9D">
        <w:rPr>
          <w:spacing w:val="-15"/>
          <w:sz w:val="22"/>
          <w:szCs w:val="22"/>
        </w:rPr>
        <w:t xml:space="preserve"> </w:t>
      </w:r>
      <w:r w:rsidR="00012F9D" w:rsidRPr="00012F9D">
        <w:rPr>
          <w:sz w:val="22"/>
          <w:szCs w:val="22"/>
        </w:rPr>
        <w:t>and</w:t>
      </w:r>
      <w:r w:rsidR="00012F9D" w:rsidRPr="00012F9D">
        <w:rPr>
          <w:spacing w:val="-15"/>
          <w:sz w:val="22"/>
          <w:szCs w:val="22"/>
        </w:rPr>
        <w:t xml:space="preserve"> </w:t>
      </w:r>
      <w:r w:rsidR="00012F9D" w:rsidRPr="00012F9D">
        <w:rPr>
          <w:sz w:val="22"/>
          <w:szCs w:val="22"/>
        </w:rPr>
        <w:t xml:space="preserve">omissions </w:t>
      </w:r>
      <w:r w:rsidR="00012F9D" w:rsidRPr="00012F9D">
        <w:rPr>
          <w:sz w:val="22"/>
          <w:szCs w:val="22"/>
        </w:rPr>
        <w:lastRenderedPageBreak/>
        <w:t>insurance</w:t>
      </w:r>
      <w:r w:rsidR="00012F9D" w:rsidRPr="00012F9D">
        <w:rPr>
          <w:spacing w:val="-6"/>
          <w:sz w:val="22"/>
          <w:szCs w:val="22"/>
        </w:rPr>
        <w:t xml:space="preserve"> </w:t>
      </w:r>
      <w:r w:rsidR="00012F9D" w:rsidRPr="00012F9D">
        <w:rPr>
          <w:sz w:val="22"/>
          <w:szCs w:val="22"/>
        </w:rPr>
        <w:t>with</w:t>
      </w:r>
      <w:r w:rsidR="00012F9D" w:rsidRPr="00012F9D">
        <w:rPr>
          <w:spacing w:val="-7"/>
          <w:sz w:val="22"/>
          <w:szCs w:val="22"/>
        </w:rPr>
        <w:t xml:space="preserve"> </w:t>
      </w:r>
      <w:r w:rsidR="00012F9D" w:rsidRPr="00012F9D">
        <w:rPr>
          <w:sz w:val="22"/>
          <w:szCs w:val="22"/>
        </w:rPr>
        <w:t>coverage</w:t>
      </w:r>
      <w:r w:rsidR="00012F9D" w:rsidRPr="00012F9D">
        <w:rPr>
          <w:spacing w:val="-6"/>
          <w:sz w:val="22"/>
          <w:szCs w:val="22"/>
        </w:rPr>
        <w:t xml:space="preserve"> </w:t>
      </w:r>
      <w:r w:rsidR="00012F9D" w:rsidRPr="00012F9D">
        <w:rPr>
          <w:sz w:val="22"/>
          <w:szCs w:val="22"/>
        </w:rPr>
        <w:t>of</w:t>
      </w:r>
      <w:r w:rsidR="00012F9D" w:rsidRPr="00012F9D">
        <w:rPr>
          <w:spacing w:val="-8"/>
          <w:sz w:val="22"/>
          <w:szCs w:val="22"/>
        </w:rPr>
        <w:t xml:space="preserve"> </w:t>
      </w:r>
      <w:r w:rsidR="00012F9D" w:rsidRPr="00012F9D">
        <w:rPr>
          <w:sz w:val="22"/>
          <w:szCs w:val="22"/>
        </w:rPr>
        <w:t>at</w:t>
      </w:r>
      <w:r w:rsidR="00012F9D" w:rsidRPr="00012F9D">
        <w:rPr>
          <w:spacing w:val="-7"/>
          <w:sz w:val="22"/>
          <w:szCs w:val="22"/>
        </w:rPr>
        <w:t xml:space="preserve"> </w:t>
      </w:r>
      <w:r w:rsidR="00012F9D" w:rsidRPr="00012F9D">
        <w:rPr>
          <w:sz w:val="22"/>
          <w:szCs w:val="22"/>
        </w:rPr>
        <w:t>least</w:t>
      </w:r>
      <w:r w:rsidR="00012F9D" w:rsidRPr="00012F9D">
        <w:rPr>
          <w:spacing w:val="-7"/>
          <w:sz w:val="22"/>
          <w:szCs w:val="22"/>
        </w:rPr>
        <w:t xml:space="preserve"> </w:t>
      </w:r>
      <w:r w:rsidR="00012F9D" w:rsidRPr="00012F9D">
        <w:rPr>
          <w:sz w:val="22"/>
          <w:szCs w:val="22"/>
        </w:rPr>
        <w:t>one</w:t>
      </w:r>
      <w:r w:rsidR="00012F9D" w:rsidRPr="00012F9D">
        <w:rPr>
          <w:spacing w:val="-6"/>
          <w:sz w:val="22"/>
          <w:szCs w:val="22"/>
        </w:rPr>
        <w:t xml:space="preserve"> </w:t>
      </w:r>
      <w:r w:rsidR="00012F9D" w:rsidRPr="00012F9D">
        <w:rPr>
          <w:sz w:val="22"/>
          <w:szCs w:val="22"/>
        </w:rPr>
        <w:t>million</w:t>
      </w:r>
      <w:r w:rsidR="00012F9D" w:rsidRPr="00012F9D">
        <w:rPr>
          <w:spacing w:val="-7"/>
          <w:sz w:val="22"/>
          <w:szCs w:val="22"/>
        </w:rPr>
        <w:t xml:space="preserve"> </w:t>
      </w:r>
      <w:r w:rsidR="00012F9D" w:rsidRPr="00012F9D">
        <w:rPr>
          <w:sz w:val="22"/>
          <w:szCs w:val="22"/>
        </w:rPr>
        <w:t>dollars</w:t>
      </w:r>
      <w:r w:rsidR="00012F9D" w:rsidRPr="00012F9D">
        <w:rPr>
          <w:spacing w:val="-8"/>
          <w:sz w:val="22"/>
          <w:szCs w:val="22"/>
        </w:rPr>
        <w:t xml:space="preserve"> </w:t>
      </w:r>
      <w:r w:rsidR="00012F9D" w:rsidRPr="00012F9D">
        <w:rPr>
          <w:sz w:val="22"/>
          <w:szCs w:val="22"/>
        </w:rPr>
        <w:t>($1,000,000)</w:t>
      </w:r>
      <w:r w:rsidR="00012F9D" w:rsidRPr="00012F9D">
        <w:rPr>
          <w:spacing w:val="-6"/>
          <w:sz w:val="22"/>
          <w:szCs w:val="22"/>
        </w:rPr>
        <w:t xml:space="preserve"> </w:t>
      </w:r>
      <w:r w:rsidR="00012F9D" w:rsidRPr="00012F9D">
        <w:rPr>
          <w:sz w:val="22"/>
          <w:szCs w:val="22"/>
        </w:rPr>
        <w:t>for</w:t>
      </w:r>
      <w:r w:rsidR="00012F9D" w:rsidRPr="00012F9D">
        <w:rPr>
          <w:spacing w:val="-7"/>
          <w:sz w:val="22"/>
          <w:szCs w:val="22"/>
        </w:rPr>
        <w:t xml:space="preserve"> </w:t>
      </w:r>
      <w:r w:rsidR="00012F9D" w:rsidRPr="00012F9D">
        <w:rPr>
          <w:sz w:val="22"/>
          <w:szCs w:val="22"/>
        </w:rPr>
        <w:t>covered</w:t>
      </w:r>
      <w:r w:rsidR="00012F9D" w:rsidRPr="00012F9D">
        <w:rPr>
          <w:spacing w:val="-5"/>
          <w:sz w:val="22"/>
          <w:szCs w:val="22"/>
        </w:rPr>
        <w:t xml:space="preserve"> </w:t>
      </w:r>
      <w:r w:rsidR="00012F9D" w:rsidRPr="00012F9D">
        <w:rPr>
          <w:sz w:val="22"/>
          <w:szCs w:val="22"/>
        </w:rPr>
        <w:t>causes</w:t>
      </w:r>
      <w:r w:rsidR="00012F9D" w:rsidRPr="00012F9D">
        <w:rPr>
          <w:spacing w:val="-7"/>
          <w:sz w:val="22"/>
          <w:szCs w:val="22"/>
        </w:rPr>
        <w:t xml:space="preserve"> </w:t>
      </w:r>
      <w:r w:rsidR="00012F9D" w:rsidRPr="00012F9D">
        <w:rPr>
          <w:sz w:val="22"/>
          <w:szCs w:val="22"/>
        </w:rPr>
        <w:t>of</w:t>
      </w:r>
      <w:r w:rsidR="00012F9D" w:rsidRPr="00012F9D">
        <w:rPr>
          <w:spacing w:val="-6"/>
          <w:sz w:val="22"/>
          <w:szCs w:val="22"/>
        </w:rPr>
        <w:t xml:space="preserve"> </w:t>
      </w:r>
      <w:r w:rsidR="00012F9D" w:rsidRPr="00012F9D">
        <w:rPr>
          <w:sz w:val="22"/>
          <w:szCs w:val="22"/>
        </w:rPr>
        <w:t>losses</w:t>
      </w:r>
      <w:r w:rsidR="00012F9D" w:rsidRPr="00012F9D">
        <w:rPr>
          <w:spacing w:val="-7"/>
          <w:sz w:val="22"/>
          <w:szCs w:val="22"/>
        </w:rPr>
        <w:t xml:space="preserve"> </w:t>
      </w:r>
      <w:r w:rsidR="00012F9D" w:rsidRPr="00012F9D">
        <w:rPr>
          <w:sz w:val="22"/>
          <w:szCs w:val="22"/>
        </w:rPr>
        <w:t>resulting from</w:t>
      </w:r>
      <w:r w:rsidR="00012F9D" w:rsidRPr="00012F9D">
        <w:rPr>
          <w:spacing w:val="-9"/>
          <w:sz w:val="22"/>
          <w:szCs w:val="22"/>
        </w:rPr>
        <w:t xml:space="preserve"> </w:t>
      </w:r>
      <w:r w:rsidR="00012F9D" w:rsidRPr="00012F9D">
        <w:rPr>
          <w:sz w:val="22"/>
          <w:szCs w:val="22"/>
        </w:rPr>
        <w:t>errors</w:t>
      </w:r>
      <w:r w:rsidR="00012F9D" w:rsidRPr="00012F9D">
        <w:rPr>
          <w:spacing w:val="-9"/>
          <w:sz w:val="22"/>
          <w:szCs w:val="22"/>
        </w:rPr>
        <w:t xml:space="preserve"> </w:t>
      </w:r>
      <w:r w:rsidR="00012F9D" w:rsidRPr="00012F9D">
        <w:rPr>
          <w:sz w:val="22"/>
          <w:szCs w:val="22"/>
        </w:rPr>
        <w:t>or</w:t>
      </w:r>
      <w:r w:rsidR="00012F9D" w:rsidRPr="00012F9D">
        <w:rPr>
          <w:spacing w:val="-8"/>
          <w:sz w:val="22"/>
          <w:szCs w:val="22"/>
        </w:rPr>
        <w:t xml:space="preserve"> </w:t>
      </w:r>
      <w:r w:rsidR="00012F9D" w:rsidRPr="00012F9D">
        <w:rPr>
          <w:sz w:val="22"/>
          <w:szCs w:val="22"/>
        </w:rPr>
        <w:t>omissions</w:t>
      </w:r>
      <w:r w:rsidR="00012F9D" w:rsidRPr="00012F9D">
        <w:rPr>
          <w:spacing w:val="-9"/>
          <w:sz w:val="22"/>
          <w:szCs w:val="22"/>
        </w:rPr>
        <w:t xml:space="preserve"> </w:t>
      </w:r>
      <w:r w:rsidR="00012F9D" w:rsidRPr="00012F9D">
        <w:rPr>
          <w:sz w:val="22"/>
          <w:szCs w:val="22"/>
        </w:rPr>
        <w:t>in</w:t>
      </w:r>
      <w:r w:rsidR="00012F9D" w:rsidRPr="00012F9D">
        <w:rPr>
          <w:spacing w:val="-9"/>
          <w:sz w:val="22"/>
          <w:szCs w:val="22"/>
        </w:rPr>
        <w:t xml:space="preserve"> </w:t>
      </w:r>
      <w:r w:rsidR="00012F9D" w:rsidRPr="00012F9D">
        <w:rPr>
          <w:sz w:val="22"/>
          <w:szCs w:val="22"/>
        </w:rPr>
        <w:t>connection</w:t>
      </w:r>
      <w:r w:rsidR="00012F9D" w:rsidRPr="00012F9D">
        <w:rPr>
          <w:spacing w:val="-10"/>
          <w:sz w:val="22"/>
          <w:szCs w:val="22"/>
        </w:rPr>
        <w:t xml:space="preserve"> </w:t>
      </w:r>
      <w:r w:rsidR="00012F9D" w:rsidRPr="00012F9D">
        <w:rPr>
          <w:sz w:val="22"/>
          <w:szCs w:val="22"/>
        </w:rPr>
        <w:t>with</w:t>
      </w:r>
      <w:r w:rsidR="00012F9D" w:rsidRPr="00012F9D">
        <w:rPr>
          <w:spacing w:val="-9"/>
          <w:sz w:val="22"/>
          <w:szCs w:val="22"/>
        </w:rPr>
        <w:t xml:space="preserve"> </w:t>
      </w:r>
      <w:r w:rsidR="00012F9D">
        <w:rPr>
          <w:sz w:val="22"/>
          <w:szCs w:val="22"/>
        </w:rPr>
        <w:t>Sale Representative</w:t>
      </w:r>
      <w:r w:rsidR="00012F9D" w:rsidRPr="00012F9D">
        <w:rPr>
          <w:sz w:val="22"/>
          <w:szCs w:val="22"/>
        </w:rPr>
        <w:t>’s</w:t>
      </w:r>
      <w:r w:rsidR="00012F9D" w:rsidRPr="00012F9D">
        <w:rPr>
          <w:spacing w:val="-9"/>
          <w:sz w:val="22"/>
          <w:szCs w:val="22"/>
        </w:rPr>
        <w:t xml:space="preserve"> </w:t>
      </w:r>
      <w:r w:rsidR="00012F9D" w:rsidRPr="00012F9D">
        <w:rPr>
          <w:sz w:val="22"/>
          <w:szCs w:val="22"/>
        </w:rPr>
        <w:t>performance</w:t>
      </w:r>
      <w:r w:rsidR="00012F9D" w:rsidRPr="00012F9D">
        <w:rPr>
          <w:spacing w:val="-11"/>
          <w:sz w:val="22"/>
          <w:szCs w:val="22"/>
        </w:rPr>
        <w:t xml:space="preserve"> </w:t>
      </w:r>
      <w:r w:rsidR="00012F9D" w:rsidRPr="00012F9D">
        <w:rPr>
          <w:sz w:val="22"/>
          <w:szCs w:val="22"/>
        </w:rPr>
        <w:t>of</w:t>
      </w:r>
      <w:r w:rsidR="00012F9D" w:rsidRPr="00012F9D">
        <w:rPr>
          <w:spacing w:val="-10"/>
          <w:sz w:val="22"/>
          <w:szCs w:val="22"/>
        </w:rPr>
        <w:t xml:space="preserve"> </w:t>
      </w:r>
      <w:r w:rsidR="00012F9D">
        <w:rPr>
          <w:spacing w:val="-10"/>
          <w:sz w:val="22"/>
          <w:szCs w:val="22"/>
        </w:rPr>
        <w:t>its</w:t>
      </w:r>
      <w:r w:rsidR="00012F9D">
        <w:rPr>
          <w:sz w:val="22"/>
          <w:szCs w:val="22"/>
        </w:rPr>
        <w:t xml:space="preserve"> s</w:t>
      </w:r>
      <w:r w:rsidR="00012F9D" w:rsidRPr="00012F9D">
        <w:rPr>
          <w:sz w:val="22"/>
          <w:szCs w:val="22"/>
        </w:rPr>
        <w:t>ervices.</w:t>
      </w:r>
      <w:r w:rsidR="006F6633">
        <w:rPr>
          <w:spacing w:val="40"/>
          <w:sz w:val="22"/>
          <w:szCs w:val="22"/>
        </w:rPr>
        <w:t xml:space="preserve"> </w:t>
      </w:r>
      <w:r w:rsidR="00012F9D" w:rsidRPr="00012F9D">
        <w:rPr>
          <w:sz w:val="22"/>
          <w:szCs w:val="22"/>
        </w:rPr>
        <w:t>Upon</w:t>
      </w:r>
      <w:r w:rsidR="00012F9D" w:rsidRPr="00012F9D">
        <w:rPr>
          <w:spacing w:val="-8"/>
          <w:sz w:val="22"/>
          <w:szCs w:val="22"/>
        </w:rPr>
        <w:t xml:space="preserve"> </w:t>
      </w:r>
      <w:r w:rsidR="00012F9D" w:rsidRPr="00012F9D">
        <w:rPr>
          <w:sz w:val="22"/>
          <w:szCs w:val="22"/>
        </w:rPr>
        <w:t>request,</w:t>
      </w:r>
      <w:r w:rsidR="00012F9D" w:rsidRPr="00012F9D">
        <w:rPr>
          <w:spacing w:val="-6"/>
          <w:sz w:val="22"/>
          <w:szCs w:val="22"/>
        </w:rPr>
        <w:t xml:space="preserve"> </w:t>
      </w:r>
      <w:r w:rsidR="009B207A">
        <w:rPr>
          <w:sz w:val="22"/>
          <w:szCs w:val="22"/>
        </w:rPr>
        <w:t>Partner</w:t>
      </w:r>
      <w:r w:rsidR="00012F9D" w:rsidRPr="00012F9D">
        <w:rPr>
          <w:sz w:val="22"/>
          <w:szCs w:val="22"/>
        </w:rPr>
        <w:t xml:space="preserve"> will provide </w:t>
      </w:r>
      <w:r w:rsidR="0010698E">
        <w:rPr>
          <w:sz w:val="22"/>
          <w:szCs w:val="22"/>
        </w:rPr>
        <w:t>Company</w:t>
      </w:r>
      <w:r w:rsidR="00012F9D" w:rsidRPr="00012F9D">
        <w:rPr>
          <w:sz w:val="22"/>
          <w:szCs w:val="22"/>
        </w:rPr>
        <w:t xml:space="preserve"> with certificates of insurance evidencing the above coverage.</w:t>
      </w:r>
      <w:r w:rsidRPr="00012F9D">
        <w:rPr>
          <w:color w:val="auto"/>
          <w:sz w:val="22"/>
          <w:szCs w:val="22"/>
        </w:rPr>
        <w:t xml:space="preserve"> </w:t>
      </w:r>
    </w:p>
    <w:p w14:paraId="14CFF535" w14:textId="7D95AC5E" w:rsidR="007B5834" w:rsidRPr="002C4773" w:rsidRDefault="007B5834" w:rsidP="00DC367E">
      <w:pPr>
        <w:pStyle w:val="SFParasubclause1"/>
        <w:tabs>
          <w:tab w:val="num" w:pos="1440"/>
        </w:tabs>
        <w:ind w:left="0"/>
        <w:jc w:val="both"/>
        <w:rPr>
          <w:sz w:val="22"/>
          <w:szCs w:val="22"/>
        </w:rPr>
      </w:pPr>
      <w:r w:rsidRPr="002C4773">
        <w:rPr>
          <w:sz w:val="22"/>
          <w:szCs w:val="22"/>
          <w:u w:val="single"/>
        </w:rPr>
        <w:t>Export Control</w:t>
      </w:r>
      <w:r w:rsidRPr="002C4773">
        <w:rPr>
          <w:sz w:val="22"/>
          <w:szCs w:val="22"/>
        </w:rPr>
        <w:t xml:space="preserve">.  </w:t>
      </w:r>
      <w:r w:rsidR="00C86694" w:rsidRPr="002C4773">
        <w:rPr>
          <w:sz w:val="22"/>
          <w:szCs w:val="22"/>
        </w:rPr>
        <w:t xml:space="preserve">If applicable, </w:t>
      </w:r>
      <w:r w:rsidR="009B207A">
        <w:rPr>
          <w:sz w:val="22"/>
          <w:szCs w:val="22"/>
        </w:rPr>
        <w:t>Partner</w:t>
      </w:r>
      <w:r w:rsidR="00C86694" w:rsidRPr="002C4773">
        <w:rPr>
          <w:sz w:val="22"/>
          <w:szCs w:val="22"/>
        </w:rPr>
        <w:t xml:space="preserve"> shall comply with all applicable U.S. export control laws and economic sanctions laws and regulations, specifically including but not limited to the International Traffic in Arms Regulations (ITAR), 22 C.F.R. 120 et seq.; the Export Control Reform Act of 2018; the Export Administration Regulations, 15 C.F.R. 730-774; and the Foreign Assets Control Regulations, 31 C.F.R. 500-598.</w:t>
      </w:r>
    </w:p>
    <w:p w14:paraId="388D0191" w14:textId="4971A260" w:rsidR="00B17E0D" w:rsidRPr="002C4773" w:rsidRDefault="007B5834" w:rsidP="00DC367E">
      <w:pPr>
        <w:pStyle w:val="SFParasubclause1"/>
        <w:tabs>
          <w:tab w:val="num" w:pos="1440"/>
        </w:tabs>
        <w:ind w:left="0"/>
        <w:jc w:val="both"/>
        <w:rPr>
          <w:sz w:val="22"/>
          <w:szCs w:val="22"/>
        </w:rPr>
      </w:pPr>
      <w:r w:rsidRPr="002C4773">
        <w:rPr>
          <w:sz w:val="22"/>
          <w:szCs w:val="22"/>
          <w:u w:val="single"/>
        </w:rPr>
        <w:t>Governing Law</w:t>
      </w:r>
      <w:r w:rsidR="000643AE" w:rsidRPr="002C4773">
        <w:rPr>
          <w:sz w:val="22"/>
          <w:szCs w:val="22"/>
          <w:u w:val="single"/>
        </w:rPr>
        <w:t xml:space="preserve"> </w:t>
      </w:r>
      <w:r w:rsidR="0091224E" w:rsidRPr="002C4773">
        <w:rPr>
          <w:sz w:val="22"/>
          <w:szCs w:val="22"/>
          <w:u w:val="single"/>
        </w:rPr>
        <w:t>and Disputes</w:t>
      </w:r>
      <w:r w:rsidRPr="002C4773">
        <w:rPr>
          <w:sz w:val="22"/>
          <w:szCs w:val="22"/>
          <w:u w:val="single"/>
        </w:rPr>
        <w:t>.</w:t>
      </w:r>
      <w:r w:rsidRPr="002C4773">
        <w:rPr>
          <w:sz w:val="22"/>
          <w:szCs w:val="22"/>
        </w:rPr>
        <w:t xml:space="preserve">  This Agreement shall be governed by and construed pursuant to the laws of </w:t>
      </w:r>
      <w:r w:rsidR="00682746" w:rsidRPr="002C4773">
        <w:rPr>
          <w:sz w:val="22"/>
          <w:szCs w:val="22"/>
        </w:rPr>
        <w:t xml:space="preserve">the </w:t>
      </w:r>
      <w:r w:rsidR="001E4773" w:rsidRPr="002C4773">
        <w:rPr>
          <w:sz w:val="22"/>
          <w:szCs w:val="22"/>
        </w:rPr>
        <w:t>State of Texas</w:t>
      </w:r>
      <w:r w:rsidR="0071696C" w:rsidRPr="002C4773">
        <w:rPr>
          <w:sz w:val="22"/>
          <w:szCs w:val="22"/>
        </w:rPr>
        <w:t xml:space="preserve"> within the United States</w:t>
      </w:r>
      <w:r w:rsidRPr="002C4773">
        <w:rPr>
          <w:sz w:val="22"/>
          <w:szCs w:val="22"/>
        </w:rPr>
        <w:t xml:space="preserve">, without regard to </w:t>
      </w:r>
      <w:r w:rsidR="0071696C" w:rsidRPr="002C4773">
        <w:rPr>
          <w:sz w:val="22"/>
          <w:szCs w:val="22"/>
        </w:rPr>
        <w:t xml:space="preserve">its </w:t>
      </w:r>
      <w:r w:rsidRPr="002C4773">
        <w:rPr>
          <w:sz w:val="22"/>
          <w:szCs w:val="22"/>
        </w:rPr>
        <w:t>conflicts of laws</w:t>
      </w:r>
      <w:r w:rsidR="0071696C" w:rsidRPr="002C4773">
        <w:rPr>
          <w:sz w:val="22"/>
          <w:szCs w:val="22"/>
        </w:rPr>
        <w:t xml:space="preserve"> provisions</w:t>
      </w:r>
      <w:r w:rsidRPr="002C4773">
        <w:rPr>
          <w:sz w:val="22"/>
          <w:szCs w:val="22"/>
        </w:rPr>
        <w:t>.</w:t>
      </w:r>
      <w:r w:rsidR="00015503" w:rsidRPr="002C4773">
        <w:rPr>
          <w:sz w:val="22"/>
          <w:szCs w:val="22"/>
        </w:rPr>
        <w:t xml:space="preserve"> </w:t>
      </w:r>
      <w:r w:rsidR="00186657" w:rsidRPr="002C4773">
        <w:rPr>
          <w:sz w:val="22"/>
          <w:szCs w:val="22"/>
        </w:rPr>
        <w:t xml:space="preserve">All disputes under this Agreement that are not disposed of by mutual agreement may be decided by recourse to an action at law or in equity exclusively in a United States Court of competent jurisdiction located in </w:t>
      </w:r>
      <w:r w:rsidR="004217CA">
        <w:rPr>
          <w:sz w:val="22"/>
          <w:szCs w:val="22"/>
        </w:rPr>
        <w:t xml:space="preserve">Bexar County, </w:t>
      </w:r>
      <w:r w:rsidR="00186657" w:rsidRPr="002C4773">
        <w:rPr>
          <w:sz w:val="22"/>
          <w:szCs w:val="22"/>
        </w:rPr>
        <w:t xml:space="preserve">Texas. </w:t>
      </w:r>
      <w:r w:rsidRPr="002C4773">
        <w:rPr>
          <w:sz w:val="22"/>
          <w:szCs w:val="22"/>
        </w:rPr>
        <w:t xml:space="preserve">  </w:t>
      </w:r>
    </w:p>
    <w:p w14:paraId="764095BA" w14:textId="2522D441" w:rsidR="007B5834" w:rsidRPr="002C4773" w:rsidRDefault="007B5834" w:rsidP="00DC367E">
      <w:pPr>
        <w:pStyle w:val="SFParasubclause1"/>
        <w:tabs>
          <w:tab w:val="num" w:pos="1440"/>
        </w:tabs>
        <w:ind w:left="0"/>
        <w:jc w:val="both"/>
        <w:rPr>
          <w:sz w:val="22"/>
          <w:szCs w:val="22"/>
        </w:rPr>
      </w:pPr>
      <w:r w:rsidRPr="002C4773">
        <w:rPr>
          <w:sz w:val="22"/>
          <w:szCs w:val="22"/>
          <w:u w:val="single"/>
        </w:rPr>
        <w:t>Notices</w:t>
      </w:r>
      <w:r w:rsidRPr="002C4773">
        <w:rPr>
          <w:sz w:val="22"/>
          <w:szCs w:val="22"/>
        </w:rPr>
        <w:t xml:space="preserve">.  All notices and other written communications required by this Agreement, shall be deemed given if mailed first class, postage paid or sent by </w:t>
      </w:r>
      <w:r w:rsidR="00B17E0D" w:rsidRPr="002C4773">
        <w:rPr>
          <w:sz w:val="22"/>
          <w:szCs w:val="22"/>
        </w:rPr>
        <w:t>email</w:t>
      </w:r>
      <w:r w:rsidRPr="002C4773">
        <w:rPr>
          <w:sz w:val="22"/>
          <w:szCs w:val="22"/>
        </w:rPr>
        <w:t>, and if addressed as follows</w:t>
      </w:r>
      <w:r w:rsidR="00B17E0D" w:rsidRPr="002C4773">
        <w:rPr>
          <w:sz w:val="22"/>
          <w:szCs w:val="22"/>
        </w:rPr>
        <w:t>:</w:t>
      </w:r>
    </w:p>
    <w:p w14:paraId="15E54B47" w14:textId="537A24D0" w:rsidR="00F21480" w:rsidRPr="002C4773" w:rsidRDefault="00F2148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 xml:space="preserve">To </w:t>
      </w:r>
      <w:r w:rsidR="004217CA">
        <w:rPr>
          <w:rStyle w:val="SFParasubclause1Char"/>
          <w:sz w:val="22"/>
          <w:szCs w:val="22"/>
        </w:rPr>
        <w:t>Company</w:t>
      </w:r>
      <w:r w:rsidRPr="002C4773">
        <w:rPr>
          <w:rStyle w:val="SFParasubclause1Char"/>
          <w:sz w:val="22"/>
          <w:szCs w:val="22"/>
        </w:rPr>
        <w:t xml:space="preserve"> shall be sent to:</w:t>
      </w:r>
    </w:p>
    <w:p w14:paraId="60FDD18F" w14:textId="77777777" w:rsidR="00F21480" w:rsidRPr="002C4773" w:rsidRDefault="00F21480" w:rsidP="00DC367E">
      <w:pPr>
        <w:pStyle w:val="SFPara-Clause"/>
        <w:numPr>
          <w:ilvl w:val="0"/>
          <w:numId w:val="0"/>
        </w:numPr>
        <w:tabs>
          <w:tab w:val="num" w:pos="1440"/>
        </w:tabs>
        <w:spacing w:before="0" w:after="0"/>
        <w:ind w:firstLine="720"/>
        <w:rPr>
          <w:rStyle w:val="SFParasubclause1Char"/>
          <w:sz w:val="22"/>
          <w:szCs w:val="22"/>
        </w:rPr>
      </w:pPr>
    </w:p>
    <w:p w14:paraId="3991AFA4" w14:textId="3226BA28" w:rsidR="00CA29A0" w:rsidRPr="002C4773" w:rsidRDefault="00CA29A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Forward Edge-AI</w:t>
      </w:r>
      <w:r w:rsidR="00F473F1" w:rsidRPr="002C4773">
        <w:rPr>
          <w:rStyle w:val="SFParasubclause1Char"/>
          <w:sz w:val="22"/>
          <w:szCs w:val="22"/>
        </w:rPr>
        <w:t>, Inc.</w:t>
      </w:r>
    </w:p>
    <w:p w14:paraId="472DC944" w14:textId="3F37C09B" w:rsidR="00CA29A0" w:rsidRPr="002C4773" w:rsidRDefault="00F473F1"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 xml:space="preserve">POC Name: </w:t>
      </w:r>
      <w:r w:rsidR="00CA29A0" w:rsidRPr="002C4773">
        <w:rPr>
          <w:rStyle w:val="SFParasubclause1Char"/>
          <w:sz w:val="22"/>
          <w:szCs w:val="22"/>
        </w:rPr>
        <w:t>George Stephenson</w:t>
      </w:r>
    </w:p>
    <w:p w14:paraId="34EB8C1C" w14:textId="39321057" w:rsidR="00CA29A0" w:rsidRPr="002C4773" w:rsidRDefault="00CA29A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 xml:space="preserve">Email: </w:t>
      </w:r>
      <w:r w:rsidR="00F473F1" w:rsidRPr="002C4773">
        <w:rPr>
          <w:rStyle w:val="SFParasubclause1Char"/>
          <w:sz w:val="22"/>
          <w:szCs w:val="22"/>
        </w:rPr>
        <w:t>george@forwardedge-ai.com</w:t>
      </w:r>
      <w:hyperlink r:id="rId15" w:history="1"/>
    </w:p>
    <w:p w14:paraId="75861DBA" w14:textId="775B8F66" w:rsidR="00CA29A0" w:rsidRPr="002C4773" w:rsidRDefault="00CA29A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Phone: 301-455-6608</w:t>
      </w:r>
    </w:p>
    <w:p w14:paraId="0C84B088" w14:textId="77777777" w:rsidR="00D85780" w:rsidRPr="002C4773" w:rsidRDefault="00D85780" w:rsidP="00DC367E">
      <w:pPr>
        <w:pStyle w:val="BodyText"/>
        <w:tabs>
          <w:tab w:val="num" w:pos="1440"/>
        </w:tabs>
        <w:spacing w:before="0"/>
        <w:ind w:left="0" w:firstLine="720"/>
        <w:rPr>
          <w:sz w:val="22"/>
          <w:szCs w:val="22"/>
        </w:rPr>
      </w:pPr>
    </w:p>
    <w:p w14:paraId="5974FFB6" w14:textId="720292A6" w:rsidR="00D85780" w:rsidRPr="002C4773" w:rsidRDefault="00D85780" w:rsidP="00DC367E">
      <w:pPr>
        <w:pStyle w:val="Heading1"/>
        <w:tabs>
          <w:tab w:val="num" w:pos="1440"/>
        </w:tabs>
        <w:ind w:left="0" w:firstLine="720"/>
        <w:rPr>
          <w:b w:val="0"/>
          <w:bCs w:val="0"/>
          <w:spacing w:val="-5"/>
        </w:rPr>
      </w:pPr>
      <w:bookmarkStart w:id="50" w:name="To_Reseller_shall_be_sent_to:"/>
      <w:bookmarkEnd w:id="50"/>
      <w:r w:rsidRPr="002C4773">
        <w:rPr>
          <w:b w:val="0"/>
          <w:bCs w:val="0"/>
        </w:rPr>
        <w:t>To</w:t>
      </w:r>
      <w:r w:rsidRPr="002C4773">
        <w:rPr>
          <w:b w:val="0"/>
          <w:bCs w:val="0"/>
          <w:spacing w:val="-6"/>
        </w:rPr>
        <w:t xml:space="preserve"> </w:t>
      </w:r>
      <w:r w:rsidR="009B207A">
        <w:rPr>
          <w:b w:val="0"/>
          <w:bCs w:val="0"/>
        </w:rPr>
        <w:t>Partner</w:t>
      </w:r>
      <w:r w:rsidR="004217CA">
        <w:rPr>
          <w:b w:val="0"/>
          <w:bCs w:val="0"/>
          <w:spacing w:val="-3"/>
        </w:rPr>
        <w:t xml:space="preserve"> </w:t>
      </w:r>
      <w:r w:rsidRPr="002C4773">
        <w:rPr>
          <w:b w:val="0"/>
          <w:bCs w:val="0"/>
        </w:rPr>
        <w:t>shall</w:t>
      </w:r>
      <w:r w:rsidRPr="002C4773">
        <w:rPr>
          <w:b w:val="0"/>
          <w:bCs w:val="0"/>
          <w:spacing w:val="-2"/>
        </w:rPr>
        <w:t xml:space="preserve"> </w:t>
      </w:r>
      <w:r w:rsidRPr="002C4773">
        <w:rPr>
          <w:b w:val="0"/>
          <w:bCs w:val="0"/>
        </w:rPr>
        <w:t>be</w:t>
      </w:r>
      <w:r w:rsidRPr="002C4773">
        <w:rPr>
          <w:b w:val="0"/>
          <w:bCs w:val="0"/>
          <w:spacing w:val="-3"/>
        </w:rPr>
        <w:t xml:space="preserve"> </w:t>
      </w:r>
      <w:r w:rsidRPr="002C4773">
        <w:rPr>
          <w:b w:val="0"/>
          <w:bCs w:val="0"/>
        </w:rPr>
        <w:t>sent</w:t>
      </w:r>
      <w:r w:rsidRPr="002C4773">
        <w:rPr>
          <w:b w:val="0"/>
          <w:bCs w:val="0"/>
          <w:spacing w:val="-3"/>
        </w:rPr>
        <w:t xml:space="preserve"> </w:t>
      </w:r>
      <w:r w:rsidRPr="002C4773">
        <w:rPr>
          <w:b w:val="0"/>
          <w:bCs w:val="0"/>
          <w:spacing w:val="-5"/>
        </w:rPr>
        <w:t>to:</w:t>
      </w:r>
    </w:p>
    <w:p w14:paraId="70E172BB" w14:textId="77777777" w:rsidR="00ED1BA5" w:rsidRPr="002C4773" w:rsidRDefault="00ED1BA5" w:rsidP="00DC367E">
      <w:pPr>
        <w:pStyle w:val="Heading1"/>
        <w:tabs>
          <w:tab w:val="num" w:pos="1440"/>
        </w:tabs>
        <w:ind w:left="0" w:firstLine="720"/>
        <w:rPr>
          <w:b w:val="0"/>
          <w:bCs w:val="0"/>
          <w:spacing w:val="-5"/>
        </w:rPr>
      </w:pPr>
    </w:p>
    <w:p w14:paraId="2D82FD7D" w14:textId="6CD6F6D7" w:rsidR="00ED1BA5" w:rsidRPr="005E1391" w:rsidRDefault="004217CA" w:rsidP="00DC367E">
      <w:pPr>
        <w:pStyle w:val="Heading1"/>
        <w:tabs>
          <w:tab w:val="num" w:pos="1440"/>
        </w:tabs>
        <w:ind w:left="0" w:firstLine="720"/>
        <w:rPr>
          <w:b w:val="0"/>
          <w:bCs w:val="0"/>
          <w:highlight w:val="yellow"/>
        </w:rPr>
      </w:pPr>
      <w:r w:rsidRPr="005E1391">
        <w:rPr>
          <w:b w:val="0"/>
          <w:bCs w:val="0"/>
          <w:highlight w:val="yellow"/>
        </w:rPr>
        <w:t>Company Name</w:t>
      </w:r>
    </w:p>
    <w:p w14:paraId="7EBEC9E1" w14:textId="67C0D7EC" w:rsidR="00ED1BA5" w:rsidRPr="005E1391" w:rsidRDefault="00ED1BA5" w:rsidP="00DC367E">
      <w:pPr>
        <w:pStyle w:val="Heading1"/>
        <w:tabs>
          <w:tab w:val="num" w:pos="1440"/>
        </w:tabs>
        <w:ind w:left="0" w:firstLine="720"/>
        <w:rPr>
          <w:b w:val="0"/>
          <w:bCs w:val="0"/>
          <w:highlight w:val="yellow"/>
        </w:rPr>
      </w:pPr>
      <w:r w:rsidRPr="005E1391">
        <w:rPr>
          <w:b w:val="0"/>
          <w:bCs w:val="0"/>
          <w:highlight w:val="yellow"/>
        </w:rPr>
        <w:t>POC Name:</w:t>
      </w:r>
      <w:r w:rsidR="004C11B1" w:rsidRPr="005E1391">
        <w:rPr>
          <w:b w:val="0"/>
          <w:bCs w:val="0"/>
          <w:highlight w:val="yellow"/>
        </w:rPr>
        <w:t xml:space="preserve"> </w:t>
      </w:r>
      <w:r w:rsidR="009B207A">
        <w:rPr>
          <w:b w:val="0"/>
          <w:bCs w:val="0"/>
          <w:highlight w:val="yellow"/>
        </w:rPr>
        <w:t>Partner</w:t>
      </w:r>
      <w:r w:rsidR="004217CA" w:rsidRPr="005E1391">
        <w:rPr>
          <w:b w:val="0"/>
          <w:bCs w:val="0"/>
          <w:highlight w:val="yellow"/>
        </w:rPr>
        <w:t xml:space="preserve"> Name</w:t>
      </w:r>
    </w:p>
    <w:p w14:paraId="6BE66207" w14:textId="1372857F" w:rsidR="00ED1BA5" w:rsidRPr="005E1391" w:rsidRDefault="00ED1BA5" w:rsidP="00DC367E">
      <w:pPr>
        <w:pStyle w:val="Heading1"/>
        <w:tabs>
          <w:tab w:val="num" w:pos="1440"/>
        </w:tabs>
        <w:ind w:left="0" w:firstLine="720"/>
        <w:rPr>
          <w:rStyle w:val="Hyperlink"/>
          <w:b w:val="0"/>
          <w:bCs w:val="0"/>
          <w:highlight w:val="yellow"/>
          <w:lang w:val="da-DK"/>
        </w:rPr>
      </w:pPr>
      <w:r w:rsidRPr="005E1391">
        <w:rPr>
          <w:b w:val="0"/>
          <w:bCs w:val="0"/>
          <w:highlight w:val="yellow"/>
          <w:lang w:val="da-DK"/>
        </w:rPr>
        <w:t>Email:</w:t>
      </w:r>
      <w:r w:rsidR="00E709ED" w:rsidRPr="005E1391">
        <w:rPr>
          <w:b w:val="0"/>
          <w:bCs w:val="0"/>
          <w:highlight w:val="yellow"/>
          <w:lang w:val="da-DK"/>
        </w:rPr>
        <w:t xml:space="preserve"> </w:t>
      </w:r>
      <w:r w:rsidR="004C11B1" w:rsidRPr="005E1391">
        <w:rPr>
          <w:b w:val="0"/>
          <w:bCs w:val="0"/>
          <w:highlight w:val="yellow"/>
        </w:rPr>
        <w:fldChar w:fldCharType="begin"/>
      </w:r>
      <w:r w:rsidR="004C11B1" w:rsidRPr="005E1391">
        <w:rPr>
          <w:b w:val="0"/>
          <w:bCs w:val="0"/>
          <w:highlight w:val="yellow"/>
          <w:lang w:val="da-DK"/>
        </w:rPr>
        <w:instrText>HYPERLINK "mailto:dward@techgonecoastal.com"</w:instrText>
      </w:r>
      <w:r w:rsidR="004C11B1" w:rsidRPr="005E1391">
        <w:rPr>
          <w:b w:val="0"/>
          <w:bCs w:val="0"/>
          <w:highlight w:val="yellow"/>
        </w:rPr>
      </w:r>
      <w:r w:rsidR="004C11B1" w:rsidRPr="005E1391">
        <w:rPr>
          <w:b w:val="0"/>
          <w:bCs w:val="0"/>
          <w:highlight w:val="yellow"/>
        </w:rPr>
        <w:fldChar w:fldCharType="separate"/>
      </w:r>
    </w:p>
    <w:p w14:paraId="335B356A" w14:textId="2B7804BF" w:rsidR="00ED1BA5" w:rsidRPr="005E1391" w:rsidRDefault="004C11B1" w:rsidP="00DC367E">
      <w:pPr>
        <w:pStyle w:val="Heading1"/>
        <w:tabs>
          <w:tab w:val="num" w:pos="1440"/>
        </w:tabs>
        <w:ind w:left="0" w:firstLine="720"/>
        <w:rPr>
          <w:b w:val="0"/>
          <w:bCs w:val="0"/>
          <w:highlight w:val="yellow"/>
          <w:lang w:val="da-DK"/>
        </w:rPr>
      </w:pPr>
      <w:r w:rsidRPr="005E1391">
        <w:rPr>
          <w:b w:val="0"/>
          <w:bCs w:val="0"/>
          <w:highlight w:val="yellow"/>
        </w:rPr>
        <w:fldChar w:fldCharType="end"/>
      </w:r>
      <w:r w:rsidR="00ED1BA5" w:rsidRPr="005E1391">
        <w:rPr>
          <w:b w:val="0"/>
          <w:bCs w:val="0"/>
          <w:highlight w:val="yellow"/>
          <w:lang w:val="da-DK"/>
        </w:rPr>
        <w:t>Address:</w:t>
      </w:r>
      <w:r w:rsidRPr="005E1391">
        <w:rPr>
          <w:b w:val="0"/>
          <w:bCs w:val="0"/>
          <w:highlight w:val="yellow"/>
          <w:lang w:val="da-DK"/>
        </w:rPr>
        <w:t xml:space="preserve"> </w:t>
      </w:r>
    </w:p>
    <w:p w14:paraId="4997881C" w14:textId="365AE24A" w:rsidR="00ED1BA5" w:rsidRPr="002C4773" w:rsidRDefault="00ED1BA5" w:rsidP="00DC367E">
      <w:pPr>
        <w:pStyle w:val="Heading1"/>
        <w:tabs>
          <w:tab w:val="num" w:pos="1440"/>
        </w:tabs>
        <w:ind w:left="0" w:firstLine="720"/>
        <w:rPr>
          <w:b w:val="0"/>
          <w:bCs w:val="0"/>
        </w:rPr>
      </w:pPr>
      <w:r w:rsidRPr="005E1391">
        <w:rPr>
          <w:b w:val="0"/>
          <w:bCs w:val="0"/>
          <w:highlight w:val="yellow"/>
        </w:rPr>
        <w:t>Phone:</w:t>
      </w:r>
      <w:r w:rsidR="00E60A54" w:rsidRPr="002C4773">
        <w:rPr>
          <w:b w:val="0"/>
          <w:bCs w:val="0"/>
        </w:rPr>
        <w:t xml:space="preserve"> </w:t>
      </w:r>
    </w:p>
    <w:p w14:paraId="53F5BC08" w14:textId="77777777" w:rsidR="00ED1BA5" w:rsidRPr="002C4773" w:rsidRDefault="00ED1BA5" w:rsidP="00DC367E">
      <w:pPr>
        <w:pStyle w:val="Heading1"/>
        <w:tabs>
          <w:tab w:val="num" w:pos="1440"/>
        </w:tabs>
        <w:spacing w:after="240"/>
        <w:ind w:left="0"/>
      </w:pPr>
    </w:p>
    <w:p w14:paraId="680D9F61" w14:textId="77777777" w:rsidR="007B5834" w:rsidRPr="002C4773" w:rsidRDefault="007B5834" w:rsidP="00DC367E">
      <w:pPr>
        <w:pStyle w:val="SFParasubclause1"/>
        <w:tabs>
          <w:tab w:val="num" w:pos="1440"/>
        </w:tabs>
        <w:ind w:left="0"/>
        <w:jc w:val="both"/>
        <w:rPr>
          <w:sz w:val="22"/>
          <w:szCs w:val="22"/>
        </w:rPr>
      </w:pPr>
      <w:r w:rsidRPr="002C4773">
        <w:rPr>
          <w:sz w:val="22"/>
          <w:szCs w:val="22"/>
          <w:u w:val="single"/>
        </w:rPr>
        <w:t>Severability</w:t>
      </w:r>
      <w:r w:rsidRPr="002C4773">
        <w:rPr>
          <w:sz w:val="22"/>
          <w:szCs w:val="22"/>
        </w:rPr>
        <w:t>.  In the event that any provisions of this Agreement shall be held by a court or other tribunal of competent jurisdiction to be unenforceable, that portion shall be as construed as broadly as can be lawfully enforced to give effect as fully as possible to the Parties’ intentions or omitted without invalidating the remaining portions of this Agreement.</w:t>
      </w:r>
    </w:p>
    <w:p w14:paraId="6DA83117" w14:textId="1045BF3E" w:rsidR="007B5834" w:rsidRPr="002C4773" w:rsidRDefault="007B5834" w:rsidP="00DC367E">
      <w:pPr>
        <w:pStyle w:val="SFParasubclause1"/>
        <w:tabs>
          <w:tab w:val="num" w:pos="1440"/>
        </w:tabs>
        <w:ind w:left="0"/>
        <w:jc w:val="both"/>
        <w:rPr>
          <w:sz w:val="22"/>
          <w:szCs w:val="22"/>
        </w:rPr>
      </w:pPr>
      <w:r w:rsidRPr="002C4773">
        <w:rPr>
          <w:sz w:val="22"/>
          <w:szCs w:val="22"/>
          <w:u w:val="single"/>
        </w:rPr>
        <w:t>Survival</w:t>
      </w:r>
      <w:r w:rsidRPr="002C4773">
        <w:rPr>
          <w:sz w:val="22"/>
          <w:szCs w:val="22"/>
        </w:rPr>
        <w:t xml:space="preserve">. </w:t>
      </w:r>
      <w:r w:rsidR="00DF229E" w:rsidRPr="003329FF">
        <w:t xml:space="preserve">The provisions of </w:t>
      </w:r>
      <w:r w:rsidR="00DF229E">
        <w:t xml:space="preserve">Articles 1, </w:t>
      </w:r>
      <w:r w:rsidR="00AD5355">
        <w:t xml:space="preserve">2(d), </w:t>
      </w:r>
      <w:r w:rsidR="00DF229E">
        <w:t>5, 6(</w:t>
      </w:r>
      <w:r w:rsidR="000C40D4">
        <w:t>d</w:t>
      </w:r>
      <w:r w:rsidR="00DF229E">
        <w:t xml:space="preserve">), </w:t>
      </w:r>
      <w:r w:rsidR="000C40D4">
        <w:t>7</w:t>
      </w:r>
      <w:r w:rsidR="00DF229E">
        <w:t>, 8, 9</w:t>
      </w:r>
      <w:r w:rsidR="000C40D4">
        <w:t>(a)</w:t>
      </w:r>
      <w:r w:rsidR="00DF229E">
        <w:t xml:space="preserve">, </w:t>
      </w:r>
      <w:r w:rsidR="004E5CDB">
        <w:t>9</w:t>
      </w:r>
      <w:r w:rsidR="00DF229E">
        <w:t>(</w:t>
      </w:r>
      <w:r w:rsidR="004E5CDB">
        <w:t>c</w:t>
      </w:r>
      <w:r w:rsidR="00DF229E">
        <w:t>), 1</w:t>
      </w:r>
      <w:r w:rsidR="004E5CDB">
        <w:t>0</w:t>
      </w:r>
      <w:r w:rsidR="00DF229E">
        <w:t xml:space="preserve"> and 1</w:t>
      </w:r>
      <w:r w:rsidR="004E5CDB">
        <w:t>1</w:t>
      </w:r>
      <w:r w:rsidR="00DF229E" w:rsidRPr="003329FF">
        <w:t xml:space="preserve"> of this Agreement, and all payment obligations incurred during the term of this Agreement, shall survive the expiration or termination of this Agreement for any reason</w:t>
      </w:r>
      <w:r w:rsidRPr="002C4773">
        <w:rPr>
          <w:sz w:val="22"/>
          <w:szCs w:val="22"/>
        </w:rPr>
        <w:t xml:space="preserve">. </w:t>
      </w:r>
    </w:p>
    <w:p w14:paraId="2041539C" w14:textId="6A8CE100" w:rsidR="00662DA9" w:rsidRPr="002C4773" w:rsidRDefault="00662DA9" w:rsidP="00DC367E">
      <w:pPr>
        <w:pStyle w:val="SFParasubclause1"/>
        <w:tabs>
          <w:tab w:val="num" w:pos="1440"/>
        </w:tabs>
        <w:ind w:left="0"/>
        <w:jc w:val="both"/>
        <w:rPr>
          <w:sz w:val="22"/>
          <w:szCs w:val="22"/>
        </w:rPr>
      </w:pPr>
      <w:r w:rsidRPr="002C4773">
        <w:rPr>
          <w:sz w:val="22"/>
          <w:szCs w:val="22"/>
          <w:u w:val="single"/>
        </w:rPr>
        <w:t>Force Majeure</w:t>
      </w:r>
      <w:r w:rsidRPr="002C4773">
        <w:rPr>
          <w:sz w:val="22"/>
          <w:szCs w:val="22"/>
        </w:rPr>
        <w:t>. I</w:t>
      </w:r>
      <w:r w:rsidR="00E709ED" w:rsidRPr="002C4773">
        <w:rPr>
          <w:sz w:val="22"/>
          <w:szCs w:val="22"/>
        </w:rPr>
        <w:t>n</w:t>
      </w:r>
      <w:r w:rsidRPr="002C4773">
        <w:rPr>
          <w:sz w:val="22"/>
          <w:szCs w:val="22"/>
        </w:rPr>
        <w:t xml:space="preserve"> no event shall either Party be liable to the other Party, or be deemed to have breached this Agreement, for any failure or delay in performing its obligations under this Agreement (except for any obligations to make payments), if and to the extent such failure or delay is caused by any circumstances beyond such Party’s reasonable control, including but not limited to acts of God, flood, fire, earthquake, explosion, pandemic, war, terrorism, invasion, riot or other civil unrest, strikes, labor stoppages or slowdowns or other industrial disturbances, or passage of law of any action taken by a governmental or public authority, including imposing an embargo. </w:t>
      </w:r>
    </w:p>
    <w:p w14:paraId="432D4499" w14:textId="77777777" w:rsidR="00F30C66" w:rsidRPr="002C4773" w:rsidRDefault="007B5834" w:rsidP="00DC367E">
      <w:pPr>
        <w:pStyle w:val="SFParasubclause1"/>
        <w:tabs>
          <w:tab w:val="num" w:pos="1440"/>
        </w:tabs>
        <w:ind w:left="0"/>
        <w:jc w:val="both"/>
        <w:rPr>
          <w:sz w:val="22"/>
          <w:szCs w:val="22"/>
        </w:rPr>
      </w:pPr>
      <w:r w:rsidRPr="002C4773">
        <w:rPr>
          <w:sz w:val="22"/>
          <w:szCs w:val="22"/>
          <w:u w:val="single"/>
        </w:rPr>
        <w:lastRenderedPageBreak/>
        <w:t>Waiver</w:t>
      </w:r>
      <w:r w:rsidRPr="002C4773">
        <w:rPr>
          <w:sz w:val="22"/>
          <w:szCs w:val="22"/>
        </w:rPr>
        <w:t>. No waiver by either Party of any of its rights or remedies under this Agreement shall be construed as a waiver by such Party of any other rights or remedies that such Party may have under this Agreement.</w:t>
      </w:r>
    </w:p>
    <w:p w14:paraId="6C1B912B" w14:textId="28B32E60" w:rsidR="00C755A0" w:rsidRPr="00514BB5" w:rsidRDefault="007B5834" w:rsidP="00514BB5">
      <w:pPr>
        <w:pStyle w:val="SFParasubclause1"/>
        <w:tabs>
          <w:tab w:val="clear" w:pos="2160"/>
          <w:tab w:val="num" w:pos="1440"/>
          <w:tab w:val="num" w:pos="2070"/>
        </w:tabs>
        <w:ind w:left="0"/>
        <w:jc w:val="both"/>
        <w:rPr>
          <w:rStyle w:val="SFParasubclause1Char"/>
          <w:sz w:val="22"/>
          <w:szCs w:val="22"/>
        </w:rPr>
      </w:pPr>
      <w:r w:rsidRPr="002C4773">
        <w:rPr>
          <w:sz w:val="22"/>
          <w:szCs w:val="22"/>
          <w:u w:val="single"/>
        </w:rPr>
        <w:t>Entire Agreement</w:t>
      </w:r>
      <w:r w:rsidRPr="002C4773">
        <w:rPr>
          <w:sz w:val="22"/>
          <w:szCs w:val="22"/>
        </w:rPr>
        <w:t>.  This Agreement constitutes the complete agreement between the Parties and supersedes all prior or contemporaneous agreements or representations, written or oral, concerning the subject matter of this Agreement.  This Agreement may not be modified or amended except in writing signed by a duly authorized representative of each Party.  No other act, document, usage or custom shall be deemed to amend or modify this Agreement</w:t>
      </w:r>
      <w:r w:rsidR="00FA74F8" w:rsidRPr="002C4773">
        <w:rPr>
          <w:sz w:val="22"/>
          <w:szCs w:val="22"/>
        </w:rPr>
        <w:t>.</w:t>
      </w:r>
    </w:p>
    <w:p w14:paraId="36B1A216" w14:textId="7C7C6A5C" w:rsidR="00E06647" w:rsidRPr="002C4773" w:rsidRDefault="00C755A0" w:rsidP="00514BB5">
      <w:pPr>
        <w:pStyle w:val="SFPara-Clause"/>
        <w:numPr>
          <w:ilvl w:val="0"/>
          <w:numId w:val="0"/>
        </w:numPr>
        <w:tabs>
          <w:tab w:val="num" w:pos="1440"/>
        </w:tabs>
        <w:spacing w:before="0"/>
        <w:ind w:firstLine="720"/>
        <w:jc w:val="both"/>
        <w:rPr>
          <w:sz w:val="22"/>
          <w:szCs w:val="22"/>
        </w:rPr>
      </w:pPr>
      <w:r w:rsidRPr="002C4773">
        <w:rPr>
          <w:sz w:val="22"/>
          <w:szCs w:val="22"/>
        </w:rPr>
        <w:t>IN WITNESS WHEREOF, the Parties hereto have executed this Agreement as of the last date of the signature evidenced below (“Effective Date”).</w:t>
      </w:r>
    </w:p>
    <w:p w14:paraId="5CD20660" w14:textId="6A184309" w:rsidR="00C755A0" w:rsidRPr="002C4773" w:rsidRDefault="00C755A0" w:rsidP="00D20DE7">
      <w:pPr>
        <w:pStyle w:val="SFPara-Clause"/>
        <w:numPr>
          <w:ilvl w:val="0"/>
          <w:numId w:val="0"/>
        </w:numPr>
        <w:tabs>
          <w:tab w:val="num" w:pos="1440"/>
        </w:tabs>
        <w:spacing w:before="0" w:after="0"/>
        <w:ind w:firstLine="720"/>
        <w:rPr>
          <w:sz w:val="22"/>
          <w:szCs w:val="22"/>
        </w:rPr>
      </w:pPr>
      <w:r w:rsidRPr="002C4773">
        <w:rPr>
          <w:sz w:val="22"/>
          <w:szCs w:val="22"/>
        </w:rPr>
        <w:t>Forward Edge-AI, Inc.</w:t>
      </w:r>
      <w:r w:rsidRPr="002C4773">
        <w:rPr>
          <w:sz w:val="22"/>
          <w:szCs w:val="22"/>
        </w:rPr>
        <w:tab/>
      </w:r>
      <w:r w:rsidRPr="002C4773">
        <w:rPr>
          <w:sz w:val="22"/>
          <w:szCs w:val="22"/>
        </w:rPr>
        <w:tab/>
      </w:r>
      <w:r w:rsidRPr="002C4773">
        <w:rPr>
          <w:sz w:val="22"/>
          <w:szCs w:val="22"/>
        </w:rPr>
        <w:tab/>
      </w:r>
      <w:r w:rsidRPr="002C4773">
        <w:rPr>
          <w:sz w:val="22"/>
          <w:szCs w:val="22"/>
        </w:rPr>
        <w:tab/>
      </w:r>
      <w:r w:rsidR="00245597">
        <w:rPr>
          <w:sz w:val="22"/>
          <w:szCs w:val="22"/>
        </w:rPr>
        <w:tab/>
        <w:t>Sales Rep Company Name</w:t>
      </w:r>
    </w:p>
    <w:p w14:paraId="28E97941" w14:textId="4318E979" w:rsidR="00C755A0" w:rsidRPr="002C4773" w:rsidRDefault="00C755A0" w:rsidP="00D20DE7">
      <w:pPr>
        <w:pStyle w:val="SFPara-Clause"/>
        <w:numPr>
          <w:ilvl w:val="0"/>
          <w:numId w:val="0"/>
        </w:numPr>
        <w:tabs>
          <w:tab w:val="num" w:pos="1440"/>
        </w:tabs>
        <w:spacing w:before="0" w:after="0"/>
        <w:ind w:firstLine="720"/>
        <w:rPr>
          <w:sz w:val="22"/>
          <w:szCs w:val="22"/>
        </w:rPr>
      </w:pPr>
      <w:r w:rsidRPr="002C4773">
        <w:rPr>
          <w:sz w:val="22"/>
          <w:szCs w:val="22"/>
        </w:rPr>
        <w:t>10108 Carter Canyon</w:t>
      </w:r>
      <w:r w:rsidRPr="002C4773">
        <w:rPr>
          <w:sz w:val="22"/>
          <w:szCs w:val="22"/>
        </w:rPr>
        <w:tab/>
      </w:r>
      <w:r w:rsidRPr="002C4773">
        <w:rPr>
          <w:sz w:val="22"/>
          <w:szCs w:val="22"/>
        </w:rPr>
        <w:tab/>
      </w:r>
      <w:r w:rsidRPr="002C4773">
        <w:rPr>
          <w:sz w:val="22"/>
          <w:szCs w:val="22"/>
        </w:rPr>
        <w:tab/>
      </w:r>
      <w:r w:rsidRPr="002C4773">
        <w:rPr>
          <w:sz w:val="22"/>
          <w:szCs w:val="22"/>
        </w:rPr>
        <w:tab/>
      </w:r>
      <w:r w:rsidRPr="002C4773">
        <w:rPr>
          <w:sz w:val="22"/>
          <w:szCs w:val="22"/>
        </w:rPr>
        <w:tab/>
      </w:r>
      <w:r w:rsidR="00245597">
        <w:rPr>
          <w:sz w:val="22"/>
          <w:szCs w:val="22"/>
        </w:rPr>
        <w:t>Address</w:t>
      </w:r>
    </w:p>
    <w:p w14:paraId="6F7416BD" w14:textId="1BC56893" w:rsidR="00C755A0" w:rsidRPr="002C4773" w:rsidRDefault="00C755A0" w:rsidP="00D20DE7">
      <w:pPr>
        <w:pStyle w:val="SFPara-Clause"/>
        <w:numPr>
          <w:ilvl w:val="0"/>
          <w:numId w:val="0"/>
        </w:numPr>
        <w:tabs>
          <w:tab w:val="num" w:pos="1440"/>
        </w:tabs>
        <w:spacing w:before="0" w:after="0"/>
        <w:ind w:firstLine="720"/>
        <w:rPr>
          <w:sz w:val="22"/>
          <w:szCs w:val="22"/>
        </w:rPr>
      </w:pPr>
      <w:r w:rsidRPr="002C4773">
        <w:rPr>
          <w:sz w:val="22"/>
          <w:szCs w:val="22"/>
        </w:rPr>
        <w:t>San Antonio, Texas 78255</w:t>
      </w:r>
      <w:r w:rsidRPr="002C4773">
        <w:rPr>
          <w:sz w:val="22"/>
          <w:szCs w:val="22"/>
        </w:rPr>
        <w:tab/>
      </w:r>
      <w:r w:rsidRPr="002C4773">
        <w:rPr>
          <w:sz w:val="22"/>
          <w:szCs w:val="22"/>
        </w:rPr>
        <w:tab/>
      </w:r>
      <w:r w:rsidRPr="002C4773">
        <w:rPr>
          <w:sz w:val="22"/>
          <w:szCs w:val="22"/>
        </w:rPr>
        <w:tab/>
      </w:r>
      <w:r w:rsidRPr="002C4773">
        <w:rPr>
          <w:sz w:val="22"/>
          <w:szCs w:val="22"/>
        </w:rPr>
        <w:tab/>
      </w:r>
      <w:r w:rsidR="00245597">
        <w:rPr>
          <w:sz w:val="22"/>
          <w:szCs w:val="22"/>
        </w:rPr>
        <w:t>Address</w:t>
      </w:r>
    </w:p>
    <w:p w14:paraId="6D2F07C4" w14:textId="0D6AEC87" w:rsidR="00C755A0" w:rsidRPr="002C4773" w:rsidRDefault="000B5A49" w:rsidP="00D20DE7">
      <w:pPr>
        <w:pStyle w:val="SFPara-Clause"/>
        <w:numPr>
          <w:ilvl w:val="0"/>
          <w:numId w:val="0"/>
        </w:numPr>
        <w:tabs>
          <w:tab w:val="num" w:pos="1440"/>
        </w:tabs>
        <w:ind w:firstLine="720"/>
        <w:rPr>
          <w:sz w:val="22"/>
          <w:szCs w:val="22"/>
        </w:rPr>
      </w:pPr>
      <w:r w:rsidRPr="002C4773">
        <w:rPr>
          <w:sz w:val="22"/>
          <w:szCs w:val="22"/>
        </w:rPr>
        <w:t>Signature</w:t>
      </w:r>
      <w:r w:rsidR="00C755A0" w:rsidRPr="002C4773">
        <w:rPr>
          <w:sz w:val="22"/>
          <w:szCs w:val="22"/>
        </w:rPr>
        <w:t>: __________________</w:t>
      </w:r>
      <w:r w:rsidR="00C755A0" w:rsidRPr="002C4773">
        <w:rPr>
          <w:sz w:val="22"/>
          <w:szCs w:val="22"/>
        </w:rPr>
        <w:tab/>
      </w:r>
      <w:r w:rsidR="00C755A0" w:rsidRPr="002C4773">
        <w:rPr>
          <w:sz w:val="22"/>
          <w:szCs w:val="22"/>
        </w:rPr>
        <w:tab/>
      </w:r>
      <w:r w:rsidR="00C755A0" w:rsidRPr="002C4773">
        <w:rPr>
          <w:sz w:val="22"/>
          <w:szCs w:val="22"/>
        </w:rPr>
        <w:tab/>
      </w:r>
      <w:r w:rsidRPr="002C4773">
        <w:rPr>
          <w:sz w:val="22"/>
          <w:szCs w:val="22"/>
        </w:rPr>
        <w:t>Signature</w:t>
      </w:r>
      <w:r w:rsidR="00C755A0" w:rsidRPr="002C4773">
        <w:rPr>
          <w:sz w:val="22"/>
          <w:szCs w:val="22"/>
        </w:rPr>
        <w:t>:_____________________</w:t>
      </w:r>
    </w:p>
    <w:p w14:paraId="67F65E3C" w14:textId="778B12AB" w:rsidR="00C755A0" w:rsidRPr="002C4773" w:rsidRDefault="00C755A0" w:rsidP="00D20DE7">
      <w:pPr>
        <w:pStyle w:val="SFPara-Clause"/>
        <w:numPr>
          <w:ilvl w:val="0"/>
          <w:numId w:val="0"/>
        </w:numPr>
        <w:tabs>
          <w:tab w:val="num" w:pos="1440"/>
        </w:tabs>
        <w:ind w:firstLine="720"/>
        <w:rPr>
          <w:sz w:val="22"/>
          <w:szCs w:val="22"/>
        </w:rPr>
      </w:pPr>
      <w:r w:rsidRPr="002C4773">
        <w:rPr>
          <w:sz w:val="22"/>
          <w:szCs w:val="22"/>
        </w:rPr>
        <w:t>Name: __</w:t>
      </w:r>
      <w:r w:rsidR="000B5A49" w:rsidRPr="002C4773">
        <w:rPr>
          <w:sz w:val="22"/>
          <w:szCs w:val="22"/>
        </w:rPr>
        <w:t>George Stephenson</w:t>
      </w:r>
      <w:r w:rsidRPr="002C4773">
        <w:rPr>
          <w:sz w:val="22"/>
          <w:szCs w:val="22"/>
        </w:rPr>
        <w:t>___</w:t>
      </w:r>
      <w:r w:rsidRPr="002C4773">
        <w:rPr>
          <w:sz w:val="22"/>
          <w:szCs w:val="22"/>
        </w:rPr>
        <w:tab/>
      </w:r>
      <w:r w:rsidRPr="002C4773">
        <w:rPr>
          <w:sz w:val="22"/>
          <w:szCs w:val="22"/>
        </w:rPr>
        <w:tab/>
      </w:r>
      <w:r w:rsidRPr="002C4773">
        <w:rPr>
          <w:sz w:val="22"/>
          <w:szCs w:val="22"/>
        </w:rPr>
        <w:tab/>
        <w:t>Name: __</w:t>
      </w:r>
      <w:r w:rsidR="00245597">
        <w:rPr>
          <w:sz w:val="22"/>
          <w:szCs w:val="22"/>
        </w:rPr>
        <w:t>______________________</w:t>
      </w:r>
      <w:r w:rsidR="000B5A49" w:rsidRPr="002C4773">
        <w:rPr>
          <w:sz w:val="22"/>
          <w:szCs w:val="22"/>
        </w:rPr>
        <w:t xml:space="preserve"> </w:t>
      </w:r>
    </w:p>
    <w:p w14:paraId="74986BB4" w14:textId="6662CE23" w:rsidR="00C755A0" w:rsidRPr="002C4773" w:rsidRDefault="00C755A0" w:rsidP="00D20DE7">
      <w:pPr>
        <w:pStyle w:val="SFPara-Clause"/>
        <w:numPr>
          <w:ilvl w:val="0"/>
          <w:numId w:val="0"/>
        </w:numPr>
        <w:tabs>
          <w:tab w:val="num" w:pos="1440"/>
        </w:tabs>
        <w:ind w:firstLine="720"/>
        <w:rPr>
          <w:sz w:val="22"/>
          <w:szCs w:val="22"/>
        </w:rPr>
      </w:pPr>
      <w:r w:rsidRPr="002C4773">
        <w:rPr>
          <w:sz w:val="22"/>
          <w:szCs w:val="22"/>
        </w:rPr>
        <w:t>Title: ___</w:t>
      </w:r>
      <w:r w:rsidR="000B5A49" w:rsidRPr="002C4773">
        <w:rPr>
          <w:sz w:val="22"/>
          <w:szCs w:val="22"/>
        </w:rPr>
        <w:t>Chief Operating Officer</w:t>
      </w:r>
      <w:r w:rsidRPr="002C4773">
        <w:rPr>
          <w:sz w:val="22"/>
          <w:szCs w:val="22"/>
        </w:rPr>
        <w:t>_</w:t>
      </w:r>
      <w:r w:rsidR="000B5A49" w:rsidRPr="002C4773">
        <w:rPr>
          <w:sz w:val="22"/>
          <w:szCs w:val="22"/>
        </w:rPr>
        <w:t xml:space="preserve">   </w:t>
      </w:r>
      <w:r w:rsidR="000B5A49" w:rsidRPr="002C4773">
        <w:rPr>
          <w:sz w:val="22"/>
          <w:szCs w:val="22"/>
        </w:rPr>
        <w:tab/>
      </w:r>
      <w:r w:rsidRPr="002C4773">
        <w:rPr>
          <w:sz w:val="22"/>
          <w:szCs w:val="22"/>
        </w:rPr>
        <w:tab/>
      </w:r>
      <w:r w:rsidRPr="002C4773">
        <w:rPr>
          <w:sz w:val="22"/>
          <w:szCs w:val="22"/>
        </w:rPr>
        <w:tab/>
        <w:t>Title: _</w:t>
      </w:r>
      <w:r w:rsidR="00245597">
        <w:rPr>
          <w:sz w:val="22"/>
          <w:szCs w:val="22"/>
        </w:rPr>
        <w:t>______________________</w:t>
      </w:r>
      <w:r w:rsidRPr="002C4773">
        <w:rPr>
          <w:sz w:val="22"/>
          <w:szCs w:val="22"/>
        </w:rPr>
        <w:t>__</w:t>
      </w:r>
    </w:p>
    <w:p w14:paraId="6821BC3F" w14:textId="5A6508B1" w:rsidR="00C755A0" w:rsidRPr="002C4773" w:rsidRDefault="00C755A0" w:rsidP="00D20DE7">
      <w:pPr>
        <w:pStyle w:val="SFPara-Clause"/>
        <w:numPr>
          <w:ilvl w:val="0"/>
          <w:numId w:val="0"/>
        </w:numPr>
        <w:tabs>
          <w:tab w:val="num" w:pos="1440"/>
        </w:tabs>
        <w:ind w:firstLine="720"/>
        <w:rPr>
          <w:sz w:val="22"/>
          <w:szCs w:val="22"/>
        </w:rPr>
      </w:pPr>
      <w:r w:rsidRPr="002C4773">
        <w:rPr>
          <w:sz w:val="22"/>
          <w:szCs w:val="22"/>
        </w:rPr>
        <w:t>Date: ______________________</w:t>
      </w:r>
      <w:r w:rsidRPr="002C4773">
        <w:rPr>
          <w:sz w:val="22"/>
          <w:szCs w:val="22"/>
        </w:rPr>
        <w:tab/>
      </w:r>
      <w:r w:rsidRPr="002C4773">
        <w:rPr>
          <w:sz w:val="22"/>
          <w:szCs w:val="22"/>
        </w:rPr>
        <w:tab/>
      </w:r>
      <w:r w:rsidRPr="002C4773">
        <w:rPr>
          <w:sz w:val="22"/>
          <w:szCs w:val="22"/>
        </w:rPr>
        <w:tab/>
        <w:t>Date: _________________________</w:t>
      </w:r>
    </w:p>
    <w:p w14:paraId="7FBEB542" w14:textId="77777777" w:rsidR="004E03FB" w:rsidRPr="002C4773" w:rsidRDefault="004E03FB" w:rsidP="00D20DE7">
      <w:pPr>
        <w:tabs>
          <w:tab w:val="num" w:pos="1440"/>
        </w:tabs>
        <w:ind w:firstLine="720"/>
      </w:pPr>
    </w:p>
    <w:p w14:paraId="4E452578" w14:textId="77777777" w:rsidR="005D5252" w:rsidRPr="002C4773" w:rsidRDefault="005D5252" w:rsidP="00D20DE7">
      <w:pPr>
        <w:tabs>
          <w:tab w:val="num" w:pos="1440"/>
        </w:tabs>
        <w:ind w:firstLine="720"/>
      </w:pPr>
    </w:p>
    <w:p w14:paraId="27726081" w14:textId="77777777" w:rsidR="005D5252" w:rsidRPr="002C4773" w:rsidRDefault="005D5252" w:rsidP="00D20DE7">
      <w:pPr>
        <w:tabs>
          <w:tab w:val="num" w:pos="1440"/>
        </w:tabs>
        <w:ind w:firstLine="720"/>
      </w:pPr>
    </w:p>
    <w:p w14:paraId="418E7849" w14:textId="2E7CF022" w:rsidR="005D5252" w:rsidRPr="002C4773" w:rsidRDefault="005D5252" w:rsidP="00D20DE7">
      <w:pPr>
        <w:widowControl/>
        <w:tabs>
          <w:tab w:val="num" w:pos="1440"/>
        </w:tabs>
        <w:autoSpaceDE/>
        <w:autoSpaceDN/>
        <w:spacing w:after="160" w:line="259" w:lineRule="auto"/>
        <w:ind w:firstLine="720"/>
      </w:pPr>
      <w:r w:rsidRPr="002C4773">
        <w:br w:type="page"/>
      </w:r>
    </w:p>
    <w:p w14:paraId="69D2883F" w14:textId="39B89BF2" w:rsidR="005D5252" w:rsidRPr="00CC2184" w:rsidRDefault="005D5252" w:rsidP="00CC2184">
      <w:pPr>
        <w:jc w:val="center"/>
        <w:rPr>
          <w:b/>
          <w:bCs/>
          <w:sz w:val="24"/>
          <w:szCs w:val="24"/>
        </w:rPr>
      </w:pPr>
      <w:r w:rsidRPr="00DC6207">
        <w:rPr>
          <w:b/>
          <w:bCs/>
          <w:sz w:val="24"/>
          <w:szCs w:val="24"/>
        </w:rPr>
        <w:lastRenderedPageBreak/>
        <w:t>EXHIBIT A</w:t>
      </w:r>
      <w:r w:rsidR="00DC6207" w:rsidRPr="00DC6207">
        <w:rPr>
          <w:b/>
          <w:bCs/>
          <w:sz w:val="24"/>
          <w:szCs w:val="24"/>
        </w:rPr>
        <w:t>:</w:t>
      </w:r>
      <w:ins w:id="51" w:author="Brandon Chapman" w:date="2025-11-17T13:23:00Z" w16du:dateUtc="2025-11-17T20:23:00Z">
        <w:r w:rsidR="008356EC">
          <w:rPr>
            <w:b/>
            <w:bCs/>
            <w:sz w:val="24"/>
            <w:szCs w:val="24"/>
          </w:rPr>
          <w:t xml:space="preserve"> </w:t>
        </w:r>
      </w:ins>
      <w:r w:rsidRPr="00CC2184">
        <w:rPr>
          <w:b/>
          <w:bCs/>
          <w:sz w:val="24"/>
          <w:szCs w:val="24"/>
        </w:rPr>
        <w:t>Description of Products</w:t>
      </w:r>
    </w:p>
    <w:p w14:paraId="45974298" w14:textId="77777777" w:rsidR="005D5252" w:rsidRPr="00212014" w:rsidRDefault="005D5252" w:rsidP="005D5252"/>
    <w:p w14:paraId="5C71E072" w14:textId="3E87386B" w:rsidR="00A95C39" w:rsidRDefault="00212014" w:rsidP="00A95C39">
      <w:pPr>
        <w:rPr>
          <w:ins w:id="52" w:author="Brandon Chapman" w:date="2025-11-17T14:02:00Z" w16du:dateUtc="2025-11-17T21:02:00Z"/>
          <w:b/>
          <w:bCs/>
        </w:rPr>
      </w:pPr>
      <w:r w:rsidRPr="00212014">
        <w:t>Isidore Quantum</w:t>
      </w:r>
      <w:r w:rsidR="008812FC">
        <w:t>®</w:t>
      </w:r>
      <w:r w:rsidR="00461C18">
        <w:t xml:space="preserve"> </w:t>
      </w:r>
      <w:ins w:id="53" w:author="Brandon Chapman" w:date="2025-11-17T14:03:00Z" w16du:dateUtc="2025-11-17T21:03:00Z">
        <w:r w:rsidR="000A74C2">
          <w:t>480</w:t>
        </w:r>
      </w:ins>
      <w:ins w:id="54" w:author="Brandon Chapman" w:date="2025-11-17T14:02:00Z" w16du:dateUtc="2025-11-17T21:02:00Z">
        <w:r w:rsidR="00A95C39">
          <w:t xml:space="preserve"> has an MSRP of $</w:t>
        </w:r>
      </w:ins>
      <w:ins w:id="55" w:author="Brandon Chapman" w:date="2025-11-17T14:03:00Z" w16du:dateUtc="2025-11-17T21:03:00Z">
        <w:r w:rsidR="000A74C2">
          <w:t>2,100</w:t>
        </w:r>
      </w:ins>
      <w:ins w:id="56" w:author="Brandon Chapman" w:date="2025-11-17T14:02:00Z" w16du:dateUtc="2025-11-17T21:02:00Z">
        <w:r w:rsidR="00A95C39">
          <w:t xml:space="preserve"> per device or $368 per device per month for subscription bundles. </w:t>
        </w:r>
        <w:r w:rsidR="00A95C39">
          <w:rPr>
            <w:b/>
            <w:bCs/>
          </w:rPr>
          <w:t xml:space="preserve"> </w:t>
        </w:r>
      </w:ins>
    </w:p>
    <w:p w14:paraId="04D2A0EE" w14:textId="17BC4E6F" w:rsidR="00C950B9" w:rsidRPr="00212014" w:rsidRDefault="00461C18" w:rsidP="005D5252">
      <w:del w:id="57" w:author="Brandon Chapman" w:date="2025-11-17T14:02:00Z" w16du:dateUtc="2025-11-17T21:02:00Z">
        <w:r w:rsidDel="00A95C39">
          <w:delText>bundle</w:delText>
        </w:r>
      </w:del>
    </w:p>
    <w:p w14:paraId="13F032E0" w14:textId="77777777" w:rsidR="00C950B9" w:rsidRDefault="00C950B9" w:rsidP="005D5252">
      <w:pPr>
        <w:rPr>
          <w:sz w:val="24"/>
          <w:szCs w:val="24"/>
        </w:rPr>
      </w:pPr>
    </w:p>
    <w:p w14:paraId="7F073482" w14:textId="52765863" w:rsidR="005D5252" w:rsidRDefault="005D5252">
      <w:pPr>
        <w:widowControl/>
        <w:autoSpaceDE/>
        <w:autoSpaceDN/>
        <w:spacing w:after="160" w:line="259" w:lineRule="auto"/>
        <w:rPr>
          <w:sz w:val="24"/>
          <w:szCs w:val="24"/>
        </w:rPr>
      </w:pPr>
      <w:r>
        <w:rPr>
          <w:sz w:val="24"/>
          <w:szCs w:val="24"/>
        </w:rPr>
        <w:br w:type="page"/>
      </w:r>
    </w:p>
    <w:p w14:paraId="06319BEE" w14:textId="5D2784B2" w:rsidR="00432537" w:rsidRPr="00CC2184" w:rsidRDefault="005D5252" w:rsidP="00CC2184">
      <w:pPr>
        <w:jc w:val="center"/>
        <w:rPr>
          <w:b/>
          <w:bCs/>
          <w:sz w:val="24"/>
          <w:szCs w:val="24"/>
        </w:rPr>
      </w:pPr>
      <w:r w:rsidRPr="00DC6207">
        <w:rPr>
          <w:b/>
          <w:bCs/>
          <w:sz w:val="24"/>
          <w:szCs w:val="24"/>
        </w:rPr>
        <w:lastRenderedPageBreak/>
        <w:t>EXHIBIT B</w:t>
      </w:r>
      <w:r w:rsidR="00DC6207" w:rsidRPr="00DC6207">
        <w:rPr>
          <w:b/>
          <w:bCs/>
          <w:sz w:val="24"/>
          <w:szCs w:val="24"/>
        </w:rPr>
        <w:t>:</w:t>
      </w:r>
      <w:ins w:id="58" w:author="Eunja Shin" w:date="2025-10-30T12:13:00Z" w16du:dateUtc="2025-10-30T17:13:00Z">
        <w:r w:rsidR="00735916">
          <w:rPr>
            <w:b/>
            <w:bCs/>
            <w:sz w:val="24"/>
            <w:szCs w:val="24"/>
          </w:rPr>
          <w:t xml:space="preserve"> </w:t>
        </w:r>
      </w:ins>
      <w:r w:rsidR="007348E9" w:rsidRPr="00CC2184">
        <w:rPr>
          <w:b/>
          <w:bCs/>
          <w:sz w:val="24"/>
          <w:szCs w:val="24"/>
        </w:rPr>
        <w:t xml:space="preserve">Partner </w:t>
      </w:r>
      <w:r w:rsidR="00C375A3" w:rsidRPr="00CC2184">
        <w:rPr>
          <w:b/>
          <w:bCs/>
          <w:sz w:val="24"/>
          <w:szCs w:val="24"/>
        </w:rPr>
        <w:t>Territories</w:t>
      </w:r>
    </w:p>
    <w:p w14:paraId="593056E2" w14:textId="77777777" w:rsidR="00432537" w:rsidRPr="00212014" w:rsidRDefault="00432537" w:rsidP="005D5252">
      <w:pPr>
        <w:rPr>
          <w:b/>
          <w:bCs/>
        </w:rPr>
      </w:pPr>
    </w:p>
    <w:p w14:paraId="1F63C063" w14:textId="77777777" w:rsidR="00322211" w:rsidRDefault="00322211" w:rsidP="00322211">
      <w:r w:rsidRPr="00322211">
        <w:t>Authorized Territory: United States of America, its territories, and Canada.</w:t>
      </w:r>
      <w:r w:rsidRPr="00322211">
        <w:br/>
      </w:r>
    </w:p>
    <w:p w14:paraId="5EF4B373" w14:textId="70CA63CE" w:rsidR="00322211" w:rsidRPr="00322211" w:rsidRDefault="00322211" w:rsidP="00322211">
      <w:r w:rsidRPr="00322211">
        <w:t>Partner is authorized to market and resell Forward Edge-AI products only within this Territory, unless otherwise approved in writing by the Company.</w:t>
      </w:r>
    </w:p>
    <w:p w14:paraId="4A268A58" w14:textId="77777777" w:rsidR="00DE2EF6" w:rsidRPr="00212014" w:rsidRDefault="00DE2EF6" w:rsidP="005D5252"/>
    <w:p w14:paraId="1B3E3D71" w14:textId="2192919C" w:rsidR="00DE2EF6" w:rsidRPr="00212014" w:rsidRDefault="00DE2EF6">
      <w:pPr>
        <w:widowControl/>
        <w:autoSpaceDE/>
        <w:autoSpaceDN/>
        <w:spacing w:after="160" w:line="259" w:lineRule="auto"/>
      </w:pPr>
      <w:r w:rsidRPr="00212014">
        <w:br w:type="page"/>
      </w:r>
    </w:p>
    <w:p w14:paraId="0AAC738B" w14:textId="325EC2A2" w:rsidR="00DE2EF6" w:rsidRPr="00CC2184" w:rsidRDefault="00DE2EF6" w:rsidP="00DE2EF6">
      <w:pPr>
        <w:jc w:val="center"/>
        <w:rPr>
          <w:b/>
          <w:bCs/>
          <w:sz w:val="24"/>
          <w:szCs w:val="24"/>
        </w:rPr>
      </w:pPr>
      <w:r w:rsidRPr="006E685F">
        <w:rPr>
          <w:b/>
          <w:bCs/>
          <w:sz w:val="24"/>
          <w:szCs w:val="24"/>
        </w:rPr>
        <w:lastRenderedPageBreak/>
        <w:t>EXHIBIT C</w:t>
      </w:r>
      <w:r w:rsidR="006E35F6">
        <w:rPr>
          <w:b/>
          <w:bCs/>
          <w:sz w:val="24"/>
          <w:szCs w:val="24"/>
        </w:rPr>
        <w:t xml:space="preserve">: </w:t>
      </w:r>
      <w:del w:id="59" w:author="Brandon Chapman" w:date="2025-11-17T14:11:00Z" w16du:dateUtc="2025-11-17T21:11:00Z">
        <w:r w:rsidRPr="00CC2184" w:rsidDel="0099728A">
          <w:rPr>
            <w:b/>
            <w:bCs/>
            <w:sz w:val="24"/>
            <w:szCs w:val="24"/>
          </w:rPr>
          <w:delText xml:space="preserve">New/Potential </w:delText>
        </w:r>
      </w:del>
      <w:r w:rsidRPr="00CC2184">
        <w:rPr>
          <w:b/>
          <w:bCs/>
          <w:sz w:val="24"/>
          <w:szCs w:val="24"/>
        </w:rPr>
        <w:t xml:space="preserve">Customer </w:t>
      </w:r>
      <w:ins w:id="60" w:author="Brandon Chapman" w:date="2025-11-17T14:11:00Z" w16du:dateUtc="2025-11-17T21:11:00Z">
        <w:r w:rsidR="0099728A">
          <w:rPr>
            <w:b/>
            <w:bCs/>
            <w:sz w:val="24"/>
            <w:szCs w:val="24"/>
          </w:rPr>
          <w:t xml:space="preserve">Deal </w:t>
        </w:r>
      </w:ins>
      <w:r w:rsidRPr="00CC2184">
        <w:rPr>
          <w:b/>
          <w:bCs/>
          <w:sz w:val="24"/>
          <w:szCs w:val="24"/>
        </w:rPr>
        <w:t>Registration Form</w:t>
      </w:r>
    </w:p>
    <w:p w14:paraId="48EFF9A0" w14:textId="77777777" w:rsidR="00DE2EF6" w:rsidRPr="00212014" w:rsidRDefault="00DE2EF6" w:rsidP="00DE2EF6">
      <w:pPr>
        <w:jc w:val="center"/>
      </w:pPr>
    </w:p>
    <w:p w14:paraId="2526DD46" w14:textId="77777777" w:rsidR="00DE2EF6" w:rsidRPr="00212014" w:rsidRDefault="00DE2EF6" w:rsidP="00DE2EF6">
      <w:pPr>
        <w:jc w:val="center"/>
      </w:pPr>
    </w:p>
    <w:p w14:paraId="68D0CC89" w14:textId="77777777" w:rsidR="00155B0D" w:rsidRPr="00155B0D" w:rsidRDefault="00155B0D" w:rsidP="00155B0D">
      <w:pPr>
        <w:rPr>
          <w:b/>
          <w:bCs/>
        </w:rPr>
      </w:pPr>
      <w:r w:rsidRPr="00155B0D">
        <w:rPr>
          <w:b/>
          <w:bCs/>
        </w:rPr>
        <w:t>Representative Information</w:t>
      </w:r>
    </w:p>
    <w:p w14:paraId="2D439164" w14:textId="77777777" w:rsidR="00155B0D" w:rsidRPr="00155B0D" w:rsidRDefault="00155B0D" w:rsidP="00F832B8">
      <w:pPr>
        <w:spacing w:line="360" w:lineRule="auto"/>
      </w:pPr>
      <w:r w:rsidRPr="00155B0D">
        <w:t>Name: _______________________________________________</w:t>
      </w:r>
    </w:p>
    <w:p w14:paraId="142D7934" w14:textId="77777777" w:rsidR="00155B0D" w:rsidRPr="00155B0D" w:rsidRDefault="00155B0D" w:rsidP="00F832B8">
      <w:pPr>
        <w:spacing w:line="360" w:lineRule="auto"/>
      </w:pPr>
      <w:r w:rsidRPr="00155B0D">
        <w:t>Email: _______________________________________________</w:t>
      </w:r>
    </w:p>
    <w:p w14:paraId="2F8F8B7F" w14:textId="77777777" w:rsidR="00155B0D" w:rsidRPr="00155B0D" w:rsidRDefault="00155B0D" w:rsidP="00F832B8">
      <w:pPr>
        <w:spacing w:line="360" w:lineRule="auto"/>
      </w:pPr>
      <w:r w:rsidRPr="00155B0D">
        <w:t>Phone: _______________________________________________</w:t>
      </w:r>
    </w:p>
    <w:p w14:paraId="30E7452E" w14:textId="77777777" w:rsidR="00155B0D" w:rsidRDefault="00155B0D" w:rsidP="00F832B8">
      <w:pPr>
        <w:spacing w:line="360" w:lineRule="auto"/>
      </w:pPr>
      <w:r w:rsidRPr="00155B0D">
        <w:t>Date: ___________________</w:t>
      </w:r>
    </w:p>
    <w:p w14:paraId="04AB5759" w14:textId="77777777" w:rsidR="00155B0D" w:rsidRDefault="00155B0D" w:rsidP="00155B0D"/>
    <w:p w14:paraId="158018DA" w14:textId="77777777" w:rsidR="00155B0D" w:rsidRPr="00155B0D" w:rsidRDefault="00155B0D" w:rsidP="00155B0D"/>
    <w:p w14:paraId="3355B879" w14:textId="77777777" w:rsidR="00155B0D" w:rsidRPr="00155B0D" w:rsidRDefault="00155B0D" w:rsidP="00155B0D">
      <w:pPr>
        <w:rPr>
          <w:b/>
          <w:bCs/>
        </w:rPr>
      </w:pPr>
      <w:r w:rsidRPr="00155B0D">
        <w:rPr>
          <w:b/>
          <w:bCs/>
        </w:rPr>
        <w:t>Customer Information</w:t>
      </w:r>
    </w:p>
    <w:p w14:paraId="7A92CDB9" w14:textId="77777777" w:rsidR="00155B0D" w:rsidRPr="00155B0D" w:rsidRDefault="00155B0D" w:rsidP="00F832B8">
      <w:pPr>
        <w:spacing w:line="360" w:lineRule="auto"/>
      </w:pPr>
      <w:r w:rsidRPr="00155B0D">
        <w:t>Business Name: _______________________________________________</w:t>
      </w:r>
    </w:p>
    <w:p w14:paraId="6CEB3541" w14:textId="77777777" w:rsidR="00155B0D" w:rsidRPr="00155B0D" w:rsidRDefault="00155B0D" w:rsidP="00F832B8">
      <w:pPr>
        <w:spacing w:line="360" w:lineRule="auto"/>
      </w:pPr>
      <w:r w:rsidRPr="00155B0D">
        <w:t>Contact Person: _______________________________________________</w:t>
      </w:r>
    </w:p>
    <w:p w14:paraId="1666F2FB" w14:textId="77777777" w:rsidR="00155B0D" w:rsidRPr="00155B0D" w:rsidRDefault="00155B0D" w:rsidP="00F832B8">
      <w:pPr>
        <w:spacing w:line="360" w:lineRule="auto"/>
      </w:pPr>
      <w:r w:rsidRPr="00155B0D">
        <w:t>Position/Title: _______________________________________________</w:t>
      </w:r>
    </w:p>
    <w:p w14:paraId="06843E1C" w14:textId="77777777" w:rsidR="00155B0D" w:rsidRPr="00155B0D" w:rsidRDefault="00155B0D" w:rsidP="00F832B8">
      <w:pPr>
        <w:spacing w:line="360" w:lineRule="auto"/>
      </w:pPr>
      <w:r w:rsidRPr="00155B0D">
        <w:t>Email: _______________________________________________</w:t>
      </w:r>
    </w:p>
    <w:p w14:paraId="1A4F711F" w14:textId="77777777" w:rsidR="00155B0D" w:rsidRPr="00155B0D" w:rsidRDefault="00155B0D" w:rsidP="00F832B8">
      <w:pPr>
        <w:spacing w:line="360" w:lineRule="auto"/>
      </w:pPr>
      <w:r w:rsidRPr="00155B0D">
        <w:t>Phone: _______________________________________________</w:t>
      </w:r>
    </w:p>
    <w:p w14:paraId="74B36788" w14:textId="77777777" w:rsidR="00155B0D" w:rsidRPr="00155B0D" w:rsidRDefault="00155B0D" w:rsidP="00F832B8">
      <w:pPr>
        <w:spacing w:line="360" w:lineRule="auto"/>
      </w:pPr>
      <w:r w:rsidRPr="00155B0D">
        <w:t>Website: _______________________________________________</w:t>
      </w:r>
    </w:p>
    <w:p w14:paraId="2197D23B" w14:textId="77777777" w:rsidR="00155B0D" w:rsidRPr="00155B0D" w:rsidRDefault="00155B0D" w:rsidP="00F832B8">
      <w:pPr>
        <w:spacing w:line="360" w:lineRule="auto"/>
      </w:pPr>
      <w:r w:rsidRPr="00155B0D">
        <w:t>Address: _______________________________________________</w:t>
      </w:r>
    </w:p>
    <w:p w14:paraId="5868E4CB" w14:textId="77777777" w:rsidR="00155B0D" w:rsidRPr="00155B0D" w:rsidRDefault="00155B0D" w:rsidP="00F832B8">
      <w:pPr>
        <w:spacing w:line="360" w:lineRule="auto"/>
      </w:pPr>
      <w:r w:rsidRPr="00155B0D">
        <w:t>City: __________________ State: __________ Zip: __________</w:t>
      </w:r>
    </w:p>
    <w:p w14:paraId="614C86CE" w14:textId="77777777" w:rsidR="00155B0D" w:rsidRDefault="00155B0D" w:rsidP="00155B0D">
      <w:pPr>
        <w:rPr>
          <w:b/>
          <w:bCs/>
        </w:rPr>
      </w:pPr>
    </w:p>
    <w:p w14:paraId="56757FD8" w14:textId="77777777" w:rsidR="00155B0D" w:rsidRDefault="00155B0D" w:rsidP="00155B0D">
      <w:pPr>
        <w:rPr>
          <w:b/>
          <w:bCs/>
        </w:rPr>
      </w:pPr>
    </w:p>
    <w:p w14:paraId="4B1E24E6" w14:textId="4FDC6E04" w:rsidR="00155B0D" w:rsidRPr="00155B0D" w:rsidRDefault="00155B0D" w:rsidP="00155B0D">
      <w:pPr>
        <w:rPr>
          <w:b/>
          <w:bCs/>
        </w:rPr>
      </w:pPr>
      <w:r w:rsidRPr="00155B0D">
        <w:rPr>
          <w:b/>
          <w:bCs/>
        </w:rPr>
        <w:t>Business Profile</w:t>
      </w:r>
    </w:p>
    <w:p w14:paraId="5E7A6DA2" w14:textId="77777777" w:rsidR="00155B0D" w:rsidRPr="00155B0D" w:rsidRDefault="00155B0D" w:rsidP="00F832B8">
      <w:pPr>
        <w:spacing w:line="360" w:lineRule="auto"/>
      </w:pPr>
      <w:r w:rsidRPr="00155B0D">
        <w:t>Industry: _______________________________________________</w:t>
      </w:r>
    </w:p>
    <w:p w14:paraId="19CCD724" w14:textId="77777777" w:rsidR="00155B0D" w:rsidRPr="00155B0D" w:rsidRDefault="00155B0D" w:rsidP="00F832B8">
      <w:pPr>
        <w:spacing w:line="360" w:lineRule="auto"/>
      </w:pPr>
      <w:r w:rsidRPr="00155B0D">
        <w:t>Number of Employees: _______________________________________________</w:t>
      </w:r>
    </w:p>
    <w:p w14:paraId="62663A25" w14:textId="77777777" w:rsidR="00155B0D" w:rsidRPr="00155B0D" w:rsidRDefault="00155B0D" w:rsidP="00F832B8">
      <w:pPr>
        <w:spacing w:line="360" w:lineRule="auto"/>
      </w:pPr>
      <w:r w:rsidRPr="00155B0D">
        <w:t>Annual Revenue (if known): _______________________________________________</w:t>
      </w:r>
    </w:p>
    <w:p w14:paraId="62C44071" w14:textId="77777777" w:rsidR="00F832B8" w:rsidRDefault="00F832B8" w:rsidP="00155B0D">
      <w:pPr>
        <w:rPr>
          <w:b/>
          <w:bCs/>
        </w:rPr>
      </w:pPr>
    </w:p>
    <w:p w14:paraId="13653DB5" w14:textId="77777777" w:rsidR="00F832B8" w:rsidRDefault="00F832B8" w:rsidP="00155B0D">
      <w:pPr>
        <w:rPr>
          <w:b/>
          <w:bCs/>
        </w:rPr>
      </w:pPr>
    </w:p>
    <w:p w14:paraId="06D194E2" w14:textId="1DE91F5F" w:rsidR="00155B0D" w:rsidRPr="00155B0D" w:rsidRDefault="00155B0D" w:rsidP="00155B0D">
      <w:pPr>
        <w:rPr>
          <w:b/>
          <w:bCs/>
        </w:rPr>
      </w:pPr>
      <w:r w:rsidRPr="00155B0D">
        <w:rPr>
          <w:b/>
          <w:bCs/>
        </w:rPr>
        <w:t>Potential Opportunity</w:t>
      </w:r>
    </w:p>
    <w:p w14:paraId="314943BF" w14:textId="77777777" w:rsidR="00155B0D" w:rsidRPr="00155B0D" w:rsidRDefault="00155B0D" w:rsidP="00F832B8">
      <w:pPr>
        <w:spacing w:line="360" w:lineRule="auto"/>
      </w:pPr>
      <w:r w:rsidRPr="00155B0D">
        <w:t>Products/Services of Interest: _______________________________________________</w:t>
      </w:r>
    </w:p>
    <w:p w14:paraId="62B8BF37" w14:textId="77777777" w:rsidR="00155B0D" w:rsidRPr="00155B0D" w:rsidRDefault="00155B0D" w:rsidP="00F832B8">
      <w:pPr>
        <w:spacing w:line="360" w:lineRule="auto"/>
      </w:pPr>
      <w:r w:rsidRPr="00155B0D">
        <w:t>Estimated Purchase Timeline: _______________________________________________</w:t>
      </w:r>
    </w:p>
    <w:p w14:paraId="648C9019" w14:textId="77777777" w:rsidR="00155B0D" w:rsidRPr="00155B0D" w:rsidRDefault="00155B0D" w:rsidP="00F832B8">
      <w:pPr>
        <w:spacing w:line="360" w:lineRule="auto"/>
      </w:pPr>
      <w:r w:rsidRPr="00155B0D">
        <w:t>Decision Maker(s): _______________________________________________</w:t>
      </w:r>
    </w:p>
    <w:p w14:paraId="7F80F73B" w14:textId="77777777" w:rsidR="00155B0D" w:rsidRPr="00155B0D" w:rsidRDefault="00155B0D" w:rsidP="00F832B8">
      <w:pPr>
        <w:spacing w:line="360" w:lineRule="auto"/>
      </w:pPr>
      <w:r w:rsidRPr="00155B0D">
        <w:t>Notes: ________________________________________________________________</w:t>
      </w:r>
    </w:p>
    <w:p w14:paraId="71AD59C1" w14:textId="77777777" w:rsidR="005268F9" w:rsidRPr="00212014" w:rsidRDefault="005268F9" w:rsidP="00DE2EF6"/>
    <w:p w14:paraId="52265509" w14:textId="23991DA0" w:rsidR="005268F9" w:rsidRDefault="005268F9">
      <w:pPr>
        <w:widowControl/>
        <w:autoSpaceDE/>
        <w:autoSpaceDN/>
        <w:spacing w:after="160" w:line="259" w:lineRule="auto"/>
        <w:rPr>
          <w:sz w:val="24"/>
          <w:szCs w:val="24"/>
        </w:rPr>
      </w:pPr>
      <w:r>
        <w:rPr>
          <w:sz w:val="24"/>
          <w:szCs w:val="24"/>
        </w:rPr>
        <w:br w:type="page"/>
      </w:r>
    </w:p>
    <w:p w14:paraId="32CF886B" w14:textId="648376DE" w:rsidR="005268F9" w:rsidRDefault="005268F9" w:rsidP="00CC2184">
      <w:pPr>
        <w:jc w:val="center"/>
        <w:rPr>
          <w:sz w:val="24"/>
          <w:szCs w:val="24"/>
        </w:rPr>
      </w:pPr>
      <w:r w:rsidRPr="006E685F">
        <w:rPr>
          <w:b/>
          <w:bCs/>
          <w:sz w:val="24"/>
          <w:szCs w:val="24"/>
        </w:rPr>
        <w:lastRenderedPageBreak/>
        <w:t xml:space="preserve">EXHIBIT </w:t>
      </w:r>
      <w:r>
        <w:rPr>
          <w:b/>
          <w:bCs/>
          <w:sz w:val="24"/>
          <w:szCs w:val="24"/>
        </w:rPr>
        <w:t>D</w:t>
      </w:r>
      <w:r w:rsidR="00DC6207">
        <w:rPr>
          <w:b/>
          <w:bCs/>
          <w:sz w:val="24"/>
          <w:szCs w:val="24"/>
        </w:rPr>
        <w:t xml:space="preserve">: </w:t>
      </w:r>
      <w:r w:rsidR="006E35F6" w:rsidRPr="006E35F6">
        <w:rPr>
          <w:b/>
          <w:bCs/>
          <w:sz w:val="24"/>
          <w:szCs w:val="24"/>
        </w:rPr>
        <w:t>Pricing and Discount Schedule</w:t>
      </w:r>
    </w:p>
    <w:p w14:paraId="25F80F6E" w14:textId="77777777" w:rsidR="00777292" w:rsidRDefault="00777292" w:rsidP="00DE2EF6"/>
    <w:p w14:paraId="6FEF98AE" w14:textId="602E41DB" w:rsidR="00777292" w:rsidRDefault="00777292" w:rsidP="00777292">
      <w:r w:rsidRPr="002C4773">
        <w:rPr>
          <w:u w:val="single"/>
        </w:rPr>
        <w:t>Exclusion of Taxes</w:t>
      </w:r>
      <w:r w:rsidRPr="002C4773">
        <w:t>.  Prices of Products do not include sales, withholding, general excise, business and occupation, or similar taxes</w:t>
      </w:r>
    </w:p>
    <w:p w14:paraId="3AE041D5" w14:textId="77777777" w:rsidR="00F13074" w:rsidRDefault="00F13074" w:rsidP="00777292"/>
    <w:p w14:paraId="76DF8AD9" w14:textId="3BE2E0E7" w:rsidR="00F13074" w:rsidRDefault="00F651DE" w:rsidP="00777292">
      <w:r w:rsidRPr="00F651DE">
        <w:t>The following discounts and pricing structure apply to Partner purchases based on certification level and annual volume</w:t>
      </w:r>
      <w:r>
        <w:t>.</w:t>
      </w:r>
    </w:p>
    <w:p w14:paraId="2183929A" w14:textId="77777777" w:rsidR="00513868" w:rsidRDefault="00513868" w:rsidP="00777292"/>
    <w:tbl>
      <w:tblPr>
        <w:tblStyle w:val="TableGrid"/>
        <w:tblW w:w="0" w:type="auto"/>
        <w:tblLook w:val="04A0" w:firstRow="1" w:lastRow="0" w:firstColumn="1" w:lastColumn="0" w:noHBand="0" w:noVBand="1"/>
      </w:tblPr>
      <w:tblGrid>
        <w:gridCol w:w="3055"/>
        <w:gridCol w:w="2453"/>
        <w:gridCol w:w="3487"/>
      </w:tblGrid>
      <w:tr w:rsidR="008C1386" w14:paraId="263C2D4E" w14:textId="1840D057" w:rsidTr="00CC2184">
        <w:tc>
          <w:tcPr>
            <w:tcW w:w="3055" w:type="dxa"/>
          </w:tcPr>
          <w:p w14:paraId="306C144C" w14:textId="7EE417DC" w:rsidR="008C1386" w:rsidRPr="00635DAA" w:rsidRDefault="008C1386" w:rsidP="00635DAA">
            <w:pPr>
              <w:jc w:val="center"/>
              <w:rPr>
                <w:b/>
                <w:bCs/>
              </w:rPr>
            </w:pPr>
            <w:r>
              <w:rPr>
                <w:b/>
                <w:bCs/>
              </w:rPr>
              <w:t>Partner Tier</w:t>
            </w:r>
          </w:p>
        </w:tc>
        <w:tc>
          <w:tcPr>
            <w:tcW w:w="2453" w:type="dxa"/>
          </w:tcPr>
          <w:p w14:paraId="3D537922" w14:textId="103CF6A2" w:rsidR="008C1386" w:rsidRPr="00635DAA" w:rsidRDefault="008C1386" w:rsidP="00635DAA">
            <w:pPr>
              <w:jc w:val="center"/>
              <w:rPr>
                <w:b/>
                <w:bCs/>
              </w:rPr>
            </w:pPr>
            <w:r>
              <w:rPr>
                <w:b/>
                <w:bCs/>
              </w:rPr>
              <w:t>Discount off MSRP</w:t>
            </w:r>
            <w:del w:id="61" w:author="Brandon Chapman" w:date="2025-11-17T12:29:00Z" w16du:dateUtc="2025-11-17T19:29:00Z">
              <w:r w:rsidDel="00F13C11">
                <w:rPr>
                  <w:b/>
                  <w:bCs/>
                </w:rPr>
                <w:delText>R</w:delText>
              </w:r>
            </w:del>
          </w:p>
        </w:tc>
        <w:tc>
          <w:tcPr>
            <w:tcW w:w="3487" w:type="dxa"/>
          </w:tcPr>
          <w:p w14:paraId="098562F7" w14:textId="0D298778" w:rsidR="008C1386" w:rsidRPr="00635DAA" w:rsidRDefault="008C1386" w:rsidP="00635DAA">
            <w:pPr>
              <w:jc w:val="center"/>
              <w:rPr>
                <w:b/>
                <w:bCs/>
              </w:rPr>
            </w:pPr>
            <w:r>
              <w:rPr>
                <w:b/>
                <w:bCs/>
              </w:rPr>
              <w:t>Annual Volume Requirement</w:t>
            </w:r>
          </w:p>
        </w:tc>
      </w:tr>
      <w:tr w:rsidR="00046C0B" w14:paraId="06508A90" w14:textId="77777777" w:rsidTr="00CC2184">
        <w:trPr>
          <w:ins w:id="62" w:author="Brandon Chapman" w:date="2025-11-17T13:56:00Z"/>
        </w:trPr>
        <w:tc>
          <w:tcPr>
            <w:tcW w:w="3055" w:type="dxa"/>
          </w:tcPr>
          <w:p w14:paraId="266527AD" w14:textId="0E7450BE" w:rsidR="00046C0B" w:rsidRDefault="001F1040" w:rsidP="00046C0B">
            <w:pPr>
              <w:tabs>
                <w:tab w:val="right" w:pos="2839"/>
              </w:tabs>
              <w:rPr>
                <w:ins w:id="63" w:author="Brandon Chapman" w:date="2025-11-17T13:56:00Z" w16du:dateUtc="2025-11-17T20:56:00Z"/>
              </w:rPr>
            </w:pPr>
            <w:ins w:id="64" w:author="Brandon Chapman" w:date="2025-11-17T13:56:00Z" w16du:dateUtc="2025-11-17T20:56:00Z">
              <w:r>
                <w:t>Net New &amp; Upsell Deal</w:t>
              </w:r>
            </w:ins>
          </w:p>
        </w:tc>
        <w:tc>
          <w:tcPr>
            <w:tcW w:w="2453" w:type="dxa"/>
          </w:tcPr>
          <w:p w14:paraId="11AFEA7F" w14:textId="1DDCC9CC" w:rsidR="00046C0B" w:rsidRDefault="001F1040" w:rsidP="00777292">
            <w:pPr>
              <w:rPr>
                <w:ins w:id="65" w:author="Brandon Chapman" w:date="2025-11-17T13:56:00Z" w16du:dateUtc="2025-11-17T20:56:00Z"/>
              </w:rPr>
            </w:pPr>
            <w:ins w:id="66" w:author="Brandon Chapman" w:date="2025-11-17T13:56:00Z" w16du:dateUtc="2025-11-17T20:56:00Z">
              <w:r>
                <w:t>10%</w:t>
              </w:r>
            </w:ins>
          </w:p>
        </w:tc>
        <w:tc>
          <w:tcPr>
            <w:tcW w:w="3487" w:type="dxa"/>
          </w:tcPr>
          <w:p w14:paraId="24C3CB07" w14:textId="5653B23E" w:rsidR="00046C0B" w:rsidRDefault="001F1040" w:rsidP="00777292">
            <w:pPr>
              <w:rPr>
                <w:ins w:id="67" w:author="Brandon Chapman" w:date="2025-11-17T13:56:00Z" w16du:dateUtc="2025-11-17T20:56:00Z"/>
              </w:rPr>
            </w:pPr>
            <w:ins w:id="68" w:author="Brandon Chapman" w:date="2025-11-17T13:56:00Z" w16du:dateUtc="2025-11-17T20:56:00Z">
              <w:r>
                <w:t>No minimum</w:t>
              </w:r>
            </w:ins>
          </w:p>
        </w:tc>
      </w:tr>
      <w:tr w:rsidR="00046C0B" w14:paraId="040BD195" w14:textId="77777777" w:rsidTr="00CC2184">
        <w:trPr>
          <w:ins w:id="69" w:author="Brandon Chapman" w:date="2025-11-17T13:56:00Z"/>
        </w:trPr>
        <w:tc>
          <w:tcPr>
            <w:tcW w:w="3055" w:type="dxa"/>
          </w:tcPr>
          <w:p w14:paraId="2D8D7DCE" w14:textId="28B78D2B" w:rsidR="00046C0B" w:rsidRDefault="00137BF0" w:rsidP="00046C0B">
            <w:pPr>
              <w:tabs>
                <w:tab w:val="right" w:pos="2839"/>
              </w:tabs>
              <w:rPr>
                <w:ins w:id="70" w:author="Brandon Chapman" w:date="2025-11-17T13:56:00Z" w16du:dateUtc="2025-11-17T20:56:00Z"/>
              </w:rPr>
            </w:pPr>
            <w:ins w:id="71" w:author="Brandon Chapman" w:date="2025-11-17T13:57:00Z" w16du:dateUtc="2025-11-17T20:57:00Z">
              <w:r>
                <w:t>Renewals</w:t>
              </w:r>
            </w:ins>
          </w:p>
        </w:tc>
        <w:tc>
          <w:tcPr>
            <w:tcW w:w="2453" w:type="dxa"/>
          </w:tcPr>
          <w:p w14:paraId="2820002F" w14:textId="754CC1F8" w:rsidR="00046C0B" w:rsidRDefault="00137BF0" w:rsidP="00777292">
            <w:pPr>
              <w:rPr>
                <w:ins w:id="72" w:author="Brandon Chapman" w:date="2025-11-17T13:56:00Z" w16du:dateUtc="2025-11-17T20:56:00Z"/>
              </w:rPr>
            </w:pPr>
            <w:ins w:id="73" w:author="Brandon Chapman" w:date="2025-11-17T13:57:00Z" w16du:dateUtc="2025-11-17T20:57:00Z">
              <w:r>
                <w:t>5%</w:t>
              </w:r>
            </w:ins>
          </w:p>
        </w:tc>
        <w:tc>
          <w:tcPr>
            <w:tcW w:w="3487" w:type="dxa"/>
          </w:tcPr>
          <w:p w14:paraId="6EB3D553" w14:textId="710BBB7D" w:rsidR="00046C0B" w:rsidRDefault="00137BF0" w:rsidP="00777292">
            <w:pPr>
              <w:rPr>
                <w:ins w:id="74" w:author="Brandon Chapman" w:date="2025-11-17T13:56:00Z" w16du:dateUtc="2025-11-17T20:56:00Z"/>
              </w:rPr>
            </w:pPr>
            <w:ins w:id="75" w:author="Brandon Chapman" w:date="2025-11-17T13:57:00Z" w16du:dateUtc="2025-11-17T20:57:00Z">
              <w:r>
                <w:t>No minimum</w:t>
              </w:r>
            </w:ins>
          </w:p>
        </w:tc>
      </w:tr>
      <w:tr w:rsidR="008C1386" w14:paraId="08E7CB56" w14:textId="715AA037" w:rsidTr="00CC2184">
        <w:tc>
          <w:tcPr>
            <w:tcW w:w="3055" w:type="dxa"/>
          </w:tcPr>
          <w:p w14:paraId="6DA2D456" w14:textId="7627F475" w:rsidR="008C1386" w:rsidRDefault="008C1386">
            <w:pPr>
              <w:tabs>
                <w:tab w:val="right" w:pos="2839"/>
              </w:tabs>
              <w:pPrChange w:id="76" w:author="Brandon Chapman" w:date="2025-11-17T13:56:00Z" w16du:dateUtc="2025-11-17T20:56:00Z">
                <w:pPr/>
              </w:pPrChange>
            </w:pPr>
            <w:del w:id="77" w:author="Brandon Chapman" w:date="2025-11-17T13:58:00Z" w16du:dateUtc="2025-11-17T20:58:00Z">
              <w:r w:rsidDel="00137BF0">
                <w:delText>Registered Partner</w:delText>
              </w:r>
            </w:del>
            <w:ins w:id="78" w:author="Brandon Chapman" w:date="2025-11-17T13:58:00Z" w16du:dateUtc="2025-11-17T20:58:00Z">
              <w:r w:rsidR="00137BF0">
                <w:t>Deal Registration</w:t>
              </w:r>
            </w:ins>
          </w:p>
        </w:tc>
        <w:tc>
          <w:tcPr>
            <w:tcW w:w="2453" w:type="dxa"/>
          </w:tcPr>
          <w:p w14:paraId="1AB8E0A1" w14:textId="643CD358" w:rsidR="008C1386" w:rsidRDefault="008C1386" w:rsidP="00777292">
            <w:r>
              <w:t>20%</w:t>
            </w:r>
          </w:p>
        </w:tc>
        <w:tc>
          <w:tcPr>
            <w:tcW w:w="3487" w:type="dxa"/>
          </w:tcPr>
          <w:p w14:paraId="3CC15797" w14:textId="1B247140" w:rsidR="008C1386" w:rsidRDefault="008C1386" w:rsidP="00777292">
            <w:r>
              <w:t>No minimum</w:t>
            </w:r>
          </w:p>
        </w:tc>
      </w:tr>
      <w:tr w:rsidR="008C1386" w14:paraId="2C5A45F1" w14:textId="3850A291" w:rsidTr="00CC2184">
        <w:tc>
          <w:tcPr>
            <w:tcW w:w="3055" w:type="dxa"/>
          </w:tcPr>
          <w:p w14:paraId="24A2D08A" w14:textId="59FE412E" w:rsidR="008C1386" w:rsidRDefault="008C1386" w:rsidP="00777292">
            <w:r>
              <w:t>Certified MSP</w:t>
            </w:r>
          </w:p>
        </w:tc>
        <w:tc>
          <w:tcPr>
            <w:tcW w:w="2453" w:type="dxa"/>
          </w:tcPr>
          <w:p w14:paraId="1526F762" w14:textId="13512887" w:rsidR="008C1386" w:rsidRDefault="008C1386" w:rsidP="00777292">
            <w:r>
              <w:t>30%</w:t>
            </w:r>
          </w:p>
        </w:tc>
        <w:tc>
          <w:tcPr>
            <w:tcW w:w="3487" w:type="dxa"/>
          </w:tcPr>
          <w:p w14:paraId="087963CE" w14:textId="472138B2" w:rsidR="008C1386" w:rsidRDefault="008C1386" w:rsidP="00777292">
            <w:r>
              <w:t>$250,000 in annual purchases</w:t>
            </w:r>
          </w:p>
        </w:tc>
      </w:tr>
      <w:tr w:rsidR="008C1386" w14:paraId="60AF8F2F" w14:textId="77777777" w:rsidTr="00CC2184">
        <w:tc>
          <w:tcPr>
            <w:tcW w:w="3055" w:type="dxa"/>
          </w:tcPr>
          <w:p w14:paraId="2F1510A1" w14:textId="2EDF731B" w:rsidR="008C1386" w:rsidRDefault="008C1386" w:rsidP="00777292">
            <w:r>
              <w:t>Premier MSP</w:t>
            </w:r>
          </w:p>
        </w:tc>
        <w:tc>
          <w:tcPr>
            <w:tcW w:w="2453" w:type="dxa"/>
          </w:tcPr>
          <w:p w14:paraId="562BB891" w14:textId="023B5702" w:rsidR="008C1386" w:rsidDel="005E4D3D" w:rsidRDefault="008C1386" w:rsidP="00777292">
            <w:r>
              <w:t>45%</w:t>
            </w:r>
          </w:p>
        </w:tc>
        <w:tc>
          <w:tcPr>
            <w:tcW w:w="3487" w:type="dxa"/>
          </w:tcPr>
          <w:p w14:paraId="541264BD" w14:textId="4BCE9333" w:rsidR="008C1386" w:rsidRDefault="00AF61EC" w:rsidP="00777292">
            <w:r>
              <w:t>$750,000 in annual purchases</w:t>
            </w:r>
          </w:p>
        </w:tc>
      </w:tr>
    </w:tbl>
    <w:p w14:paraId="29059F2A" w14:textId="6A8AA9B0" w:rsidR="00513868" w:rsidRDefault="00892761" w:rsidP="00777292">
      <w:r>
        <w:t xml:space="preserve"> </w:t>
      </w:r>
    </w:p>
    <w:p w14:paraId="22906424" w14:textId="0FAC14B5" w:rsidR="00E477F2" w:rsidRDefault="00ED1C18" w:rsidP="00777292">
      <w:pPr>
        <w:rPr>
          <w:b/>
          <w:bCs/>
        </w:rPr>
      </w:pPr>
      <w:r>
        <w:rPr>
          <w:b/>
          <w:bCs/>
        </w:rPr>
        <w:t xml:space="preserve">MSRP. </w:t>
      </w:r>
      <w:r>
        <w:t>Isidore Quantum® devices have an MSRP</w:t>
      </w:r>
      <w:ins w:id="79" w:author="Brandon Chapman" w:date="2025-11-17T14:02:00Z" w16du:dateUtc="2025-11-17T21:02:00Z">
        <w:r w:rsidR="006C27C7">
          <w:t xml:space="preserve"> as shown in Exhibit </w:t>
        </w:r>
      </w:ins>
      <w:del w:id="80" w:author="Brandon Chapman" w:date="2025-11-17T14:02:00Z" w16du:dateUtc="2025-11-17T21:02:00Z">
        <w:r w:rsidDel="006C27C7">
          <w:delText xml:space="preserve"> of</w:delText>
        </w:r>
      </w:del>
      <w:ins w:id="81" w:author="Brandon Chapman" w:date="2025-11-17T14:02:00Z" w16du:dateUtc="2025-11-17T21:02:00Z">
        <w:r w:rsidR="006C27C7">
          <w:t>A.</w:t>
        </w:r>
      </w:ins>
      <w:r>
        <w:t xml:space="preserve"> </w:t>
      </w:r>
      <w:del w:id="82" w:author="Brandon Chapman" w:date="2025-11-17T14:01:00Z" w16du:dateUtc="2025-11-17T21:01:00Z">
        <w:r w:rsidDel="006C27C7">
          <w:delText>$2100</w:delText>
        </w:r>
        <w:r w:rsidR="008C1386" w:rsidDel="006C27C7">
          <w:delText xml:space="preserve"> per </w:delText>
        </w:r>
        <w:r w:rsidDel="006C27C7">
          <w:delText>device or $368</w:delText>
        </w:r>
        <w:r w:rsidR="008C1386" w:rsidDel="006C27C7">
          <w:delText xml:space="preserve"> per device per month for subscription bundles. </w:delText>
        </w:r>
        <w:r w:rsidR="008C1386" w:rsidDel="006C27C7">
          <w:rPr>
            <w:b/>
            <w:bCs/>
          </w:rPr>
          <w:delText xml:space="preserve"> </w:delText>
        </w:r>
      </w:del>
    </w:p>
    <w:p w14:paraId="158E9F4D" w14:textId="24B518B7" w:rsidR="00681707" w:rsidRDefault="00681707">
      <w:pPr>
        <w:widowControl/>
        <w:autoSpaceDE/>
        <w:autoSpaceDN/>
        <w:spacing w:after="160" w:line="259" w:lineRule="auto"/>
        <w:rPr>
          <w:b/>
          <w:bCs/>
        </w:rPr>
      </w:pPr>
      <w:r>
        <w:rPr>
          <w:b/>
          <w:bCs/>
        </w:rPr>
        <w:br w:type="page"/>
      </w:r>
    </w:p>
    <w:p w14:paraId="67F6B079" w14:textId="62212D95" w:rsidR="00681707" w:rsidRDefault="00681707" w:rsidP="00681707">
      <w:pPr>
        <w:jc w:val="center"/>
        <w:rPr>
          <w:b/>
          <w:bCs/>
          <w:sz w:val="24"/>
          <w:szCs w:val="24"/>
        </w:rPr>
      </w:pPr>
      <w:r w:rsidRPr="006E685F">
        <w:rPr>
          <w:b/>
          <w:bCs/>
          <w:sz w:val="24"/>
          <w:szCs w:val="24"/>
        </w:rPr>
        <w:lastRenderedPageBreak/>
        <w:t xml:space="preserve">EXHIBIT </w:t>
      </w:r>
      <w:r>
        <w:rPr>
          <w:b/>
          <w:bCs/>
          <w:sz w:val="24"/>
          <w:szCs w:val="24"/>
        </w:rPr>
        <w:t>E: Technical and Security Standards</w:t>
      </w:r>
    </w:p>
    <w:p w14:paraId="56FD2CF3" w14:textId="77777777" w:rsidR="00681707" w:rsidRDefault="00681707" w:rsidP="00681707">
      <w:pPr>
        <w:jc w:val="center"/>
        <w:rPr>
          <w:b/>
          <w:bCs/>
          <w:sz w:val="24"/>
          <w:szCs w:val="24"/>
        </w:rPr>
      </w:pPr>
    </w:p>
    <w:p w14:paraId="3B6208B0" w14:textId="77777777" w:rsidR="009F6406" w:rsidRPr="00CC2184" w:rsidRDefault="009F6406" w:rsidP="009F6406">
      <w:r w:rsidRPr="00CC2184">
        <w:t>Partner must maintain compliance with the following technical and security standards:</w:t>
      </w:r>
    </w:p>
    <w:p w14:paraId="16B895F1" w14:textId="77777777" w:rsidR="007552DA" w:rsidRPr="00CC2184" w:rsidRDefault="009F6406" w:rsidP="007552DA">
      <w:pPr>
        <w:pStyle w:val="ListParagraph"/>
        <w:numPr>
          <w:ilvl w:val="0"/>
          <w:numId w:val="10"/>
        </w:numPr>
        <w:rPr>
          <w:sz w:val="22"/>
          <w:szCs w:val="22"/>
        </w:rPr>
      </w:pPr>
      <w:r w:rsidRPr="00CC2184">
        <w:rPr>
          <w:sz w:val="22"/>
          <w:szCs w:val="22"/>
        </w:rPr>
        <w:t>At least two (2) certified engineers trained on Isidore Quantum® and any bundled services</w:t>
      </w:r>
    </w:p>
    <w:p w14:paraId="2F66785D" w14:textId="77777777" w:rsidR="007552DA" w:rsidRPr="00CC2184" w:rsidRDefault="009F6406" w:rsidP="007552DA">
      <w:pPr>
        <w:pStyle w:val="ListParagraph"/>
        <w:numPr>
          <w:ilvl w:val="0"/>
          <w:numId w:val="10"/>
        </w:numPr>
        <w:rPr>
          <w:sz w:val="22"/>
          <w:szCs w:val="22"/>
        </w:rPr>
      </w:pPr>
      <w:r w:rsidRPr="00CC2184">
        <w:rPr>
          <w:sz w:val="22"/>
          <w:szCs w:val="22"/>
        </w:rPr>
        <w:t>Adherence to SOC 2, NIST 800-171, or equivalent security frameworks</w:t>
      </w:r>
    </w:p>
    <w:p w14:paraId="05110EDB" w14:textId="77777777" w:rsidR="007552DA" w:rsidRPr="00CC2184" w:rsidRDefault="009F6406" w:rsidP="007552DA">
      <w:pPr>
        <w:pStyle w:val="ListParagraph"/>
        <w:numPr>
          <w:ilvl w:val="0"/>
          <w:numId w:val="10"/>
        </w:numPr>
        <w:rPr>
          <w:sz w:val="22"/>
          <w:szCs w:val="22"/>
        </w:rPr>
      </w:pPr>
      <w:r w:rsidRPr="00CC2184">
        <w:rPr>
          <w:sz w:val="22"/>
          <w:szCs w:val="22"/>
        </w:rPr>
        <w:t>Secure data handling and encrypted communications</w:t>
      </w:r>
    </w:p>
    <w:p w14:paraId="6D51E8F3" w14:textId="77777777" w:rsidR="007552DA" w:rsidRPr="00CC2184" w:rsidRDefault="009F6406" w:rsidP="007552DA">
      <w:pPr>
        <w:pStyle w:val="ListParagraph"/>
        <w:numPr>
          <w:ilvl w:val="0"/>
          <w:numId w:val="10"/>
        </w:numPr>
        <w:rPr>
          <w:sz w:val="22"/>
          <w:szCs w:val="22"/>
        </w:rPr>
      </w:pPr>
      <w:r w:rsidRPr="00CC2184">
        <w:rPr>
          <w:sz w:val="22"/>
          <w:szCs w:val="22"/>
        </w:rPr>
        <w:t>Regular vulnerability scanning and incident reporting procedures</w:t>
      </w:r>
    </w:p>
    <w:p w14:paraId="3AF42EAA" w14:textId="13924446" w:rsidR="009F6406" w:rsidRPr="00CC2184" w:rsidRDefault="009F6406" w:rsidP="00CC2184">
      <w:pPr>
        <w:pStyle w:val="ListParagraph"/>
        <w:numPr>
          <w:ilvl w:val="0"/>
          <w:numId w:val="10"/>
        </w:numPr>
        <w:rPr>
          <w:sz w:val="22"/>
          <w:szCs w:val="22"/>
        </w:rPr>
      </w:pPr>
      <w:r w:rsidRPr="00CC2184">
        <w:rPr>
          <w:sz w:val="22"/>
          <w:szCs w:val="22"/>
        </w:rPr>
        <w:t>Notification to Company within 24 hours of any suspected breach</w:t>
      </w:r>
    </w:p>
    <w:p w14:paraId="31647C88" w14:textId="3025F136" w:rsidR="009F6406" w:rsidRDefault="009F6406">
      <w:pPr>
        <w:widowControl/>
        <w:autoSpaceDE/>
        <w:autoSpaceDN/>
        <w:spacing w:after="160" w:line="259" w:lineRule="auto"/>
      </w:pPr>
      <w:r>
        <w:br w:type="page"/>
      </w:r>
    </w:p>
    <w:p w14:paraId="3AA36641" w14:textId="77777777" w:rsidR="009F6406" w:rsidRPr="00CC2184" w:rsidRDefault="009F6406" w:rsidP="009F6406"/>
    <w:p w14:paraId="7A17E4CD" w14:textId="77777777" w:rsidR="00681707" w:rsidRPr="00681707" w:rsidRDefault="00681707" w:rsidP="00CC2184">
      <w:pPr>
        <w:rPr>
          <w:sz w:val="24"/>
          <w:szCs w:val="24"/>
        </w:rPr>
      </w:pPr>
    </w:p>
    <w:p w14:paraId="5281F387" w14:textId="09171604" w:rsidR="00681707" w:rsidRDefault="00C05A76" w:rsidP="00C05A76">
      <w:pPr>
        <w:jc w:val="center"/>
        <w:rPr>
          <w:b/>
          <w:bCs/>
          <w:sz w:val="24"/>
          <w:szCs w:val="24"/>
        </w:rPr>
      </w:pPr>
      <w:r w:rsidRPr="006E685F">
        <w:rPr>
          <w:b/>
          <w:bCs/>
          <w:sz w:val="24"/>
          <w:szCs w:val="24"/>
        </w:rPr>
        <w:t xml:space="preserve">EXHIBIT </w:t>
      </w:r>
      <w:r>
        <w:rPr>
          <w:b/>
          <w:bCs/>
          <w:sz w:val="24"/>
          <w:szCs w:val="24"/>
        </w:rPr>
        <w:t>F: MDF and Rebate Program Guidelines</w:t>
      </w:r>
    </w:p>
    <w:p w14:paraId="36E1E580" w14:textId="77777777" w:rsidR="00C05A76" w:rsidRDefault="00C05A76" w:rsidP="00C05A76">
      <w:pPr>
        <w:jc w:val="center"/>
        <w:rPr>
          <w:b/>
          <w:bCs/>
          <w:sz w:val="24"/>
          <w:szCs w:val="24"/>
        </w:rPr>
      </w:pPr>
    </w:p>
    <w:p w14:paraId="138C995B" w14:textId="08D39AD8" w:rsidR="007552DA" w:rsidRPr="005B6F0C" w:rsidRDefault="007552DA" w:rsidP="007552DA">
      <w:pPr>
        <w:widowControl/>
        <w:autoSpaceDE/>
        <w:autoSpaceDN/>
        <w:spacing w:after="160" w:line="259" w:lineRule="auto"/>
      </w:pPr>
      <w:r w:rsidRPr="005B6F0C">
        <w:t>Eligible Partners may apply for Market Development Funds (MDF) or quarterly rebates based on sales performance:</w:t>
      </w:r>
    </w:p>
    <w:p w14:paraId="7B575B42" w14:textId="77777777" w:rsidR="007552DA" w:rsidRPr="00CC2184" w:rsidRDefault="007552DA" w:rsidP="007552DA">
      <w:pPr>
        <w:pStyle w:val="ListParagraph"/>
        <w:numPr>
          <w:ilvl w:val="0"/>
          <w:numId w:val="11"/>
        </w:numPr>
        <w:spacing w:after="160" w:line="259" w:lineRule="auto"/>
        <w:rPr>
          <w:sz w:val="22"/>
          <w:szCs w:val="22"/>
        </w:rPr>
      </w:pPr>
      <w:r w:rsidRPr="00CC2184">
        <w:rPr>
          <w:sz w:val="22"/>
          <w:szCs w:val="22"/>
        </w:rPr>
        <w:t>MDF Allocation – Up to 5% of net quarterly purchases, subject to approval.</w:t>
      </w:r>
    </w:p>
    <w:p w14:paraId="64199807" w14:textId="77777777" w:rsidR="007552DA" w:rsidRPr="00CC2184" w:rsidRDefault="007552DA" w:rsidP="007552DA">
      <w:pPr>
        <w:pStyle w:val="ListParagraph"/>
        <w:numPr>
          <w:ilvl w:val="0"/>
          <w:numId w:val="11"/>
        </w:numPr>
        <w:spacing w:after="160" w:line="259" w:lineRule="auto"/>
        <w:rPr>
          <w:sz w:val="22"/>
          <w:szCs w:val="22"/>
        </w:rPr>
      </w:pPr>
      <w:r w:rsidRPr="00CC2184">
        <w:rPr>
          <w:sz w:val="22"/>
          <w:szCs w:val="22"/>
        </w:rPr>
        <w:t>Eligible Activities – Joint webinars, trade shows, digital marketing, or co-branded campaigns.</w:t>
      </w:r>
    </w:p>
    <w:p w14:paraId="22A59970" w14:textId="77777777" w:rsidR="005B6F0C" w:rsidRPr="00CC2184" w:rsidRDefault="007552DA" w:rsidP="007552DA">
      <w:pPr>
        <w:pStyle w:val="ListParagraph"/>
        <w:numPr>
          <w:ilvl w:val="0"/>
          <w:numId w:val="11"/>
        </w:numPr>
        <w:spacing w:after="160" w:line="259" w:lineRule="auto"/>
        <w:rPr>
          <w:sz w:val="22"/>
          <w:szCs w:val="22"/>
        </w:rPr>
      </w:pPr>
      <w:r w:rsidRPr="00CC2184">
        <w:rPr>
          <w:sz w:val="22"/>
          <w:szCs w:val="22"/>
        </w:rPr>
        <w:t>Claim Process – Partner must submit MDF usage report with receipts within 30 days of campaign completion.</w:t>
      </w:r>
    </w:p>
    <w:p w14:paraId="3D41E859" w14:textId="1C487462" w:rsidR="00C05A76" w:rsidRDefault="007552DA" w:rsidP="00CC2184">
      <w:pPr>
        <w:pStyle w:val="ListParagraph"/>
        <w:numPr>
          <w:ilvl w:val="0"/>
          <w:numId w:val="11"/>
        </w:numPr>
        <w:spacing w:after="160" w:line="259" w:lineRule="auto"/>
      </w:pPr>
      <w:r w:rsidRPr="00CC2184">
        <w:rPr>
          <w:sz w:val="22"/>
          <w:szCs w:val="22"/>
        </w:rPr>
        <w:t>Rebate Program – Rebates of 2–5% for achieving specific growth milestones or renewal retention rates.</w:t>
      </w:r>
      <w:r w:rsidR="00C05A76">
        <w:br w:type="page"/>
      </w:r>
    </w:p>
    <w:p w14:paraId="00C82BC9" w14:textId="195B7258" w:rsidR="005B6F0C" w:rsidRPr="00CC2184" w:rsidRDefault="005B6F0C" w:rsidP="00CC2184">
      <w:pPr>
        <w:jc w:val="center"/>
        <w:rPr>
          <w:b/>
          <w:bCs/>
        </w:rPr>
      </w:pPr>
      <w:r w:rsidRPr="00CC2184">
        <w:rPr>
          <w:b/>
          <w:bCs/>
        </w:rPr>
        <w:lastRenderedPageBreak/>
        <w:t xml:space="preserve">EXHIBIT </w:t>
      </w:r>
      <w:r>
        <w:rPr>
          <w:b/>
          <w:bCs/>
        </w:rPr>
        <w:t>G</w:t>
      </w:r>
      <w:r w:rsidRPr="00CC2184">
        <w:rPr>
          <w:b/>
          <w:bCs/>
        </w:rPr>
        <w:t xml:space="preserve">: </w:t>
      </w:r>
      <w:r>
        <w:rPr>
          <w:b/>
          <w:bCs/>
        </w:rPr>
        <w:t>Annual Performance Targets</w:t>
      </w:r>
    </w:p>
    <w:p w14:paraId="1A44679B" w14:textId="77777777" w:rsidR="005B6F0C" w:rsidRPr="00CC2184" w:rsidRDefault="005B6F0C" w:rsidP="00CC2184">
      <w:pPr>
        <w:jc w:val="center"/>
        <w:rPr>
          <w:b/>
          <w:bCs/>
        </w:rPr>
      </w:pPr>
    </w:p>
    <w:p w14:paraId="4D92861E" w14:textId="77777777" w:rsidR="007175A2" w:rsidRDefault="007175A2" w:rsidP="007175A2">
      <w:r>
        <w:t>Annual performance metrics required for partner renewal and tier eligibility:</w:t>
      </w:r>
    </w:p>
    <w:p w14:paraId="6E707BC5" w14:textId="4193BF4C" w:rsidR="00884F04" w:rsidRDefault="007175A2" w:rsidP="00CC2184">
      <w:pPr>
        <w:pStyle w:val="ListParagraph"/>
        <w:numPr>
          <w:ilvl w:val="0"/>
          <w:numId w:val="12"/>
        </w:numPr>
      </w:pPr>
      <w:r>
        <w:t xml:space="preserve">Minimum Annual Revenue: </w:t>
      </w:r>
    </w:p>
    <w:p w14:paraId="0511A4BC" w14:textId="40700CFD" w:rsidR="00884F04" w:rsidRDefault="00884F04" w:rsidP="00884F04">
      <w:pPr>
        <w:pStyle w:val="ListParagraph"/>
        <w:numPr>
          <w:ilvl w:val="1"/>
          <w:numId w:val="12"/>
        </w:numPr>
      </w:pPr>
      <w:r>
        <w:t xml:space="preserve">Registered Partner </w:t>
      </w:r>
      <w:r w:rsidR="007B1839">
        <w:t>– No minimum</w:t>
      </w:r>
    </w:p>
    <w:p w14:paraId="4919B5B9" w14:textId="78DBBA8A" w:rsidR="007B1839" w:rsidRDefault="00884F04" w:rsidP="007B1839">
      <w:pPr>
        <w:pStyle w:val="ListParagraph"/>
        <w:numPr>
          <w:ilvl w:val="1"/>
          <w:numId w:val="12"/>
        </w:numPr>
      </w:pPr>
      <w:r>
        <w:t xml:space="preserve">Certified Partner </w:t>
      </w:r>
      <w:r w:rsidR="007B1839">
        <w:t xml:space="preserve">– $250,000 </w:t>
      </w:r>
    </w:p>
    <w:p w14:paraId="09301880" w14:textId="53AA9D5E" w:rsidR="007175A2" w:rsidRDefault="007B1839" w:rsidP="00CC2184">
      <w:pPr>
        <w:pStyle w:val="ListParagraph"/>
        <w:numPr>
          <w:ilvl w:val="1"/>
          <w:numId w:val="12"/>
        </w:numPr>
      </w:pPr>
      <w:r>
        <w:t>Premier Partner – $</w:t>
      </w:r>
      <w:r w:rsidR="00220BD3">
        <w:t xml:space="preserve">750,000 </w:t>
      </w:r>
    </w:p>
    <w:p w14:paraId="152893AF" w14:textId="3AA28BE6" w:rsidR="007175A2" w:rsidRDefault="007175A2" w:rsidP="00CC2184">
      <w:pPr>
        <w:pStyle w:val="ListParagraph"/>
        <w:numPr>
          <w:ilvl w:val="0"/>
          <w:numId w:val="12"/>
        </w:numPr>
      </w:pPr>
      <w:r>
        <w:t>Minimum Customer Retention: 90%</w:t>
      </w:r>
    </w:p>
    <w:p w14:paraId="076204D4" w14:textId="4A811383" w:rsidR="00C05A76" w:rsidRPr="00212014" w:rsidRDefault="007175A2" w:rsidP="00CC2184">
      <w:pPr>
        <w:pStyle w:val="ListParagraph"/>
        <w:numPr>
          <w:ilvl w:val="0"/>
          <w:numId w:val="12"/>
        </w:numPr>
      </w:pPr>
      <w:r>
        <w:t>Partner Satisfaction and Compliance Audit: Pass score of 80% or above.</w:t>
      </w:r>
    </w:p>
    <w:sectPr w:rsidR="00C05A76" w:rsidRPr="00212014" w:rsidSect="00765E1B">
      <w:headerReference w:type="default" r:id="rId16"/>
      <w:footerReference w:type="default" r:id="rId17"/>
      <w:pgSz w:w="12240" w:h="15840"/>
      <w:pgMar w:top="1440" w:right="1440" w:bottom="1440" w:left="1440" w:header="21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nja Shin" w:date="2025-09-03T21:33:00Z" w:initials="ES">
    <w:p w14:paraId="45910BD5" w14:textId="77777777" w:rsidR="00D57223" w:rsidRDefault="00D57223" w:rsidP="00D57223">
      <w:r>
        <w:rPr>
          <w:rStyle w:val="CommentReference"/>
        </w:rPr>
        <w:annotationRef/>
      </w:r>
      <w:r>
        <w:rPr>
          <w:sz w:val="20"/>
          <w:szCs w:val="20"/>
        </w:rPr>
        <w:t xml:space="preserve">George: Please confirm this is correct. </w:t>
      </w:r>
    </w:p>
  </w:comment>
  <w:comment w:id="1" w:author="Brandon Chapman" w:date="2025-10-15T16:00:00Z" w:initials="BC">
    <w:p w14:paraId="6B583441" w14:textId="77777777" w:rsidR="007C47CA" w:rsidRDefault="007C47CA" w:rsidP="007C47CA">
      <w:pPr>
        <w:pStyle w:val="CommentText"/>
      </w:pPr>
      <w:r>
        <w:rPr>
          <w:rStyle w:val="CommentReference"/>
        </w:rPr>
        <w:annotationRef/>
      </w:r>
      <w:r>
        <w:t>confirmed</w:t>
      </w:r>
    </w:p>
  </w:comment>
  <w:comment w:id="4" w:author="Eunja Shin" w:date="2025-09-03T21:39:00Z" w:initials="ES">
    <w:p w14:paraId="30E8C489" w14:textId="3480ACC3" w:rsidR="006B75DB" w:rsidRDefault="006B75DB" w:rsidP="006B75DB">
      <w:r>
        <w:rPr>
          <w:rStyle w:val="CommentReference"/>
        </w:rPr>
        <w:annotationRef/>
      </w:r>
      <w:r>
        <w:rPr>
          <w:sz w:val="20"/>
          <w:szCs w:val="20"/>
        </w:rPr>
        <w:t xml:space="preserve">Specify Territory. </w:t>
      </w:r>
    </w:p>
  </w:comment>
  <w:comment w:id="5" w:author="Brandon Chapman" w:date="2025-10-15T16:00:00Z" w:initials="BC">
    <w:p w14:paraId="2F3C4982" w14:textId="77777777" w:rsidR="007C47CA" w:rsidRDefault="007C47CA" w:rsidP="007C47CA">
      <w:pPr>
        <w:pStyle w:val="CommentText"/>
      </w:pPr>
      <w:r>
        <w:rPr>
          <w:rStyle w:val="CommentReference"/>
        </w:rPr>
        <w:annotationRef/>
      </w:r>
      <w:r>
        <w:t>Default is US and territories but can change based on the reseller</w:t>
      </w:r>
    </w:p>
  </w:comment>
  <w:comment w:id="11" w:author="Brandon Chapman" w:date="2025-10-27T13:43:00Z" w:initials="BC">
    <w:p w14:paraId="7F57041A" w14:textId="77777777" w:rsidR="00C004FC" w:rsidRDefault="00C004FC" w:rsidP="00C004FC">
      <w:pPr>
        <w:pStyle w:val="CommentText"/>
      </w:pPr>
      <w:r>
        <w:rPr>
          <w:rStyle w:val="CommentReference"/>
        </w:rPr>
        <w:annotationRef/>
      </w:r>
      <w:r>
        <w:t>How do we want to consider solutions developed on, derived from, or that include our technology to be sold as a package?</w:t>
      </w:r>
    </w:p>
  </w:comment>
  <w:comment w:id="12" w:author="Eunja Shin" w:date="2025-10-30T14:34:00Z" w:initials="ES">
    <w:p w14:paraId="72D7C018" w14:textId="77777777" w:rsidR="00EE2CBE" w:rsidRDefault="00EE2CBE" w:rsidP="00EE2CBE">
      <w:r>
        <w:rPr>
          <w:rStyle w:val="CommentReference"/>
        </w:rPr>
        <w:annotationRef/>
      </w:r>
      <w:r>
        <w:rPr>
          <w:sz w:val="20"/>
          <w:szCs w:val="20"/>
        </w:rPr>
        <w:t xml:space="preserve">As service provider, it would depend on how they are selling. Is it just a line item as on option or integrated into their product. The appointment is non-exclusive MSP. MSP has to be defined. What is that? </w:t>
      </w:r>
    </w:p>
    <w:p w14:paraId="59F1559F" w14:textId="77777777" w:rsidR="00EE2CBE" w:rsidRDefault="00EE2CBE" w:rsidP="00EE2CBE"/>
    <w:p w14:paraId="0E2BDAE6" w14:textId="77777777" w:rsidR="00EE2CBE" w:rsidRDefault="00EE2CBE" w:rsidP="00EE2CBE">
      <w:r>
        <w:rPr>
          <w:sz w:val="20"/>
          <w:szCs w:val="20"/>
        </w:rPr>
        <w:t xml:space="preserve">No one should be developing solutions with our product on a sales agreement. </w:t>
      </w:r>
    </w:p>
  </w:comment>
  <w:comment w:id="13" w:author="Brandon Chapman" w:date="2025-10-27T13:43:00Z" w:initials="BC">
    <w:p w14:paraId="237B8847" w14:textId="22F646DB" w:rsidR="00C004FC" w:rsidRDefault="00C004FC" w:rsidP="00C004FC">
      <w:pPr>
        <w:pStyle w:val="CommentText"/>
      </w:pPr>
      <w:r>
        <w:rPr>
          <w:rStyle w:val="CommentReference"/>
        </w:rPr>
        <w:annotationRef/>
      </w:r>
      <w:r>
        <w:t xml:space="preserve">Same here - how do we accommodate white label requests? </w:t>
      </w:r>
    </w:p>
  </w:comment>
  <w:comment w:id="14" w:author="Eunja Shin" w:date="2025-10-30T14:37:00Z" w:initials="ES">
    <w:p w14:paraId="135DB3B3" w14:textId="77777777" w:rsidR="00551937" w:rsidRDefault="00551937" w:rsidP="00551937">
      <w:r>
        <w:rPr>
          <w:rStyle w:val="CommentReference"/>
        </w:rPr>
        <w:annotationRef/>
      </w:r>
      <w:r>
        <w:rPr>
          <w:sz w:val="20"/>
          <w:szCs w:val="20"/>
        </w:rPr>
        <w:t xml:space="preserve">We can add white label terms here. But that should be determined up front. Are you selling, integrating, white labeling, ...? </w:t>
      </w:r>
    </w:p>
  </w:comment>
  <w:comment w:id="17" w:author="Eunja Shin" w:date="2025-09-03T06:49:00Z" w:initials="ES">
    <w:p w14:paraId="7A820DDC" w14:textId="4C72FF33" w:rsidR="00F27C4D" w:rsidRDefault="00F27C4D" w:rsidP="00F27C4D">
      <w:r>
        <w:rPr>
          <w:rStyle w:val="CommentReference"/>
        </w:rPr>
        <w:annotationRef/>
      </w:r>
      <w:r>
        <w:rPr>
          <w:sz w:val="20"/>
          <w:szCs w:val="20"/>
        </w:rPr>
        <w:t>Or insert our Customer Registration procedure.</w:t>
      </w:r>
    </w:p>
  </w:comment>
  <w:comment w:id="18" w:author="Brandon Chapman" w:date="2025-09-12T16:08:00Z" w:initials="BC">
    <w:p w14:paraId="70FB16F0" w14:textId="77777777" w:rsidR="007C0162" w:rsidRDefault="007C0162" w:rsidP="007C0162">
      <w:pPr>
        <w:pStyle w:val="CommentText"/>
      </w:pPr>
      <w:r>
        <w:rPr>
          <w:rStyle w:val="CommentReference"/>
        </w:rPr>
        <w:annotationRef/>
      </w:r>
      <w:r>
        <w:t>Added more data in the form</w:t>
      </w:r>
    </w:p>
  </w:comment>
  <w:comment w:id="19" w:author="Brandon Chapman" w:date="2025-10-15T12:18:00Z" w:initials="BC">
    <w:p w14:paraId="49BA5937" w14:textId="77777777" w:rsidR="008B07BB" w:rsidRDefault="008B07BB" w:rsidP="008B07BB">
      <w:pPr>
        <w:pStyle w:val="CommentText"/>
      </w:pPr>
      <w:r>
        <w:rPr>
          <w:rStyle w:val="CommentReference"/>
        </w:rPr>
        <w:annotationRef/>
      </w:r>
      <w:r>
        <w:t>Added future rollout of web-based deal registration in the works</w:t>
      </w:r>
    </w:p>
  </w:comment>
  <w:comment w:id="42" w:author="Eunja Shin" w:date="2025-09-03T11:19:00Z" w:initials="ES">
    <w:p w14:paraId="6ECE82B2" w14:textId="6FD743D1" w:rsidR="004234A8" w:rsidRDefault="00792873" w:rsidP="004234A8">
      <w:r>
        <w:rPr>
          <w:rStyle w:val="CommentReference"/>
        </w:rPr>
        <w:annotationRef/>
      </w:r>
      <w:r w:rsidR="004234A8">
        <w:rPr>
          <w:sz w:val="20"/>
          <w:szCs w:val="20"/>
        </w:rPr>
        <w:t>Brandon: Up to you if you want to maintain a minimum sales quota.</w:t>
      </w:r>
    </w:p>
  </w:comment>
  <w:comment w:id="43" w:author="Brandon Chapman" w:date="2025-09-12T15:49:00Z" w:initials="BC">
    <w:p w14:paraId="547CBE1C" w14:textId="77777777" w:rsidR="00505BDF" w:rsidRDefault="00505BDF" w:rsidP="00505BDF">
      <w:pPr>
        <w:pStyle w:val="CommentText"/>
      </w:pPr>
      <w:r>
        <w:rPr>
          <w:rStyle w:val="CommentReference"/>
        </w:rPr>
        <w:annotationRef/>
      </w:r>
      <w:r>
        <w:t>For ISRs, I do not think a minimum quote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10BD5" w15:done="1"/>
  <w15:commentEx w15:paraId="6B583441" w15:paraIdParent="45910BD5" w15:done="1"/>
  <w15:commentEx w15:paraId="30E8C489" w15:done="0"/>
  <w15:commentEx w15:paraId="2F3C4982" w15:paraIdParent="30E8C489" w15:done="0"/>
  <w15:commentEx w15:paraId="7F57041A" w15:done="0"/>
  <w15:commentEx w15:paraId="0E2BDAE6" w15:paraIdParent="7F57041A" w15:done="0"/>
  <w15:commentEx w15:paraId="237B8847" w15:done="0"/>
  <w15:commentEx w15:paraId="135DB3B3" w15:paraIdParent="237B8847" w15:done="0"/>
  <w15:commentEx w15:paraId="7A820DDC" w15:done="0"/>
  <w15:commentEx w15:paraId="70FB16F0" w15:paraIdParent="7A820DDC" w15:done="0"/>
  <w15:commentEx w15:paraId="49BA5937" w15:paraIdParent="7A820DDC" w15:done="0"/>
  <w15:commentEx w15:paraId="6ECE82B2" w15:done="0"/>
  <w15:commentEx w15:paraId="547CBE1C" w15:paraIdParent="6ECE82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0A89C" w16cex:dateUtc="2025-09-04T01:33:00Z"/>
  <w16cex:commentExtensible w16cex:durableId="188105A2" w16cex:dateUtc="2025-10-15T22:00:00Z"/>
  <w16cex:commentExtensible w16cex:durableId="26B008C7" w16cex:dateUtc="2025-09-04T01:39:00Z"/>
  <w16cex:commentExtensible w16cex:durableId="54D94311" w16cex:dateUtc="2025-10-15T22:00:00Z"/>
  <w16cex:commentExtensible w16cex:durableId="0CB56507" w16cex:dateUtc="2025-10-27T19:43:00Z"/>
  <w16cex:commentExtensible w16cex:durableId="13A9DAD8" w16cex:dateUtc="2025-10-30T19:34:00Z"/>
  <w16cex:commentExtensible w16cex:durableId="03C5A43B" w16cex:dateUtc="2025-10-27T19:43:00Z"/>
  <w16cex:commentExtensible w16cex:durableId="2809D7B3" w16cex:dateUtc="2025-10-30T19:37:00Z"/>
  <w16cex:commentExtensible w16cex:durableId="1F21F6AF" w16cex:dateUtc="2025-09-03T10:49:00Z"/>
  <w16cex:commentExtensible w16cex:durableId="24DE72B8" w16cex:dateUtc="2025-09-12T22:08:00Z"/>
  <w16cex:commentExtensible w16cex:durableId="007B7D74" w16cex:dateUtc="2025-10-15T18:18:00Z"/>
  <w16cex:commentExtensible w16cex:durableId="4D7F2BF3" w16cex:dateUtc="2025-09-03T15:19:00Z"/>
  <w16cex:commentExtensible w16cex:durableId="5FF975FC" w16cex:dateUtc="2025-09-12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10BD5" w16cid:durableId="6AB0A89C"/>
  <w16cid:commentId w16cid:paraId="6B583441" w16cid:durableId="188105A2"/>
  <w16cid:commentId w16cid:paraId="30E8C489" w16cid:durableId="26B008C7"/>
  <w16cid:commentId w16cid:paraId="2F3C4982" w16cid:durableId="54D94311"/>
  <w16cid:commentId w16cid:paraId="7F57041A" w16cid:durableId="0CB56507"/>
  <w16cid:commentId w16cid:paraId="0E2BDAE6" w16cid:durableId="13A9DAD8"/>
  <w16cid:commentId w16cid:paraId="237B8847" w16cid:durableId="03C5A43B"/>
  <w16cid:commentId w16cid:paraId="135DB3B3" w16cid:durableId="2809D7B3"/>
  <w16cid:commentId w16cid:paraId="7A820DDC" w16cid:durableId="1F21F6AF"/>
  <w16cid:commentId w16cid:paraId="70FB16F0" w16cid:durableId="24DE72B8"/>
  <w16cid:commentId w16cid:paraId="49BA5937" w16cid:durableId="007B7D74"/>
  <w16cid:commentId w16cid:paraId="6ECE82B2" w16cid:durableId="4D7F2BF3"/>
  <w16cid:commentId w16cid:paraId="547CBE1C" w16cid:durableId="5FF975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5D29E" w14:textId="77777777" w:rsidR="00317DAD" w:rsidRDefault="00317DAD" w:rsidP="00D445D9">
      <w:r>
        <w:separator/>
      </w:r>
    </w:p>
  </w:endnote>
  <w:endnote w:type="continuationSeparator" w:id="0">
    <w:p w14:paraId="6627E61F" w14:textId="77777777" w:rsidR="00317DAD" w:rsidRDefault="00317DAD" w:rsidP="00D445D9">
      <w:r>
        <w:continuationSeparator/>
      </w:r>
    </w:p>
  </w:endnote>
  <w:endnote w:type="continuationNotice" w:id="1">
    <w:p w14:paraId="5152A2FB" w14:textId="77777777" w:rsidR="00317DAD" w:rsidRDefault="00317D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305D92" w14:paraId="22C3F969" w14:textId="77777777" w:rsidTr="4A305D92">
      <w:trPr>
        <w:trHeight w:val="300"/>
      </w:trPr>
      <w:tc>
        <w:tcPr>
          <w:tcW w:w="3120" w:type="dxa"/>
        </w:tcPr>
        <w:p w14:paraId="02BBA48B" w14:textId="1B646977" w:rsidR="4A305D92" w:rsidRDefault="4A305D92" w:rsidP="4A305D92">
          <w:pPr>
            <w:pStyle w:val="Header"/>
            <w:ind w:left="-115"/>
          </w:pPr>
        </w:p>
      </w:tc>
      <w:tc>
        <w:tcPr>
          <w:tcW w:w="3120" w:type="dxa"/>
        </w:tcPr>
        <w:p w14:paraId="480DE759" w14:textId="406C4BAA" w:rsidR="4A305D92" w:rsidRDefault="4A305D92" w:rsidP="4A305D92">
          <w:pPr>
            <w:pStyle w:val="Header"/>
            <w:jc w:val="center"/>
          </w:pPr>
        </w:p>
      </w:tc>
      <w:tc>
        <w:tcPr>
          <w:tcW w:w="3120" w:type="dxa"/>
        </w:tcPr>
        <w:p w14:paraId="319D7647" w14:textId="2EC1AE9C" w:rsidR="4A305D92" w:rsidRDefault="4A305D92" w:rsidP="4A305D92">
          <w:pPr>
            <w:pStyle w:val="Header"/>
            <w:ind w:right="-115"/>
            <w:jc w:val="right"/>
          </w:pPr>
        </w:p>
      </w:tc>
    </w:tr>
  </w:tbl>
  <w:p w14:paraId="16746916" w14:textId="3478BD21" w:rsidR="4A305D92" w:rsidRDefault="4A305D92" w:rsidP="4A305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61B51" w14:textId="77777777" w:rsidR="00317DAD" w:rsidRDefault="00317DAD" w:rsidP="00D445D9">
      <w:r>
        <w:separator/>
      </w:r>
    </w:p>
  </w:footnote>
  <w:footnote w:type="continuationSeparator" w:id="0">
    <w:p w14:paraId="61245959" w14:textId="77777777" w:rsidR="00317DAD" w:rsidRDefault="00317DAD" w:rsidP="00D445D9">
      <w:r>
        <w:continuationSeparator/>
      </w:r>
    </w:p>
  </w:footnote>
  <w:footnote w:type="continuationNotice" w:id="1">
    <w:p w14:paraId="58CD7C77" w14:textId="77777777" w:rsidR="00317DAD" w:rsidRDefault="00317D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A088" w14:textId="50F1CD80" w:rsidR="00D445D9" w:rsidRDefault="00D445D9" w:rsidP="00982332">
    <w:pPr>
      <w:pStyle w:val="Header"/>
      <w:ind w:left="-1368"/>
    </w:pPr>
    <w:r w:rsidRPr="00D445D9">
      <w:rPr>
        <w:noProof/>
      </w:rPr>
      <w:drawing>
        <wp:inline distT="0" distB="0" distL="0" distR="0" wp14:anchorId="751BD657" wp14:editId="0281BDD7">
          <wp:extent cx="7677150" cy="694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7150" cy="6946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BB03D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21CA76DD"/>
    <w:multiLevelType w:val="hybridMultilevel"/>
    <w:tmpl w:val="B392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814CD"/>
    <w:multiLevelType w:val="hybridMultilevel"/>
    <w:tmpl w:val="6CC6468C"/>
    <w:lvl w:ilvl="0" w:tplc="007E480E">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BFF23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9E240EE"/>
    <w:multiLevelType w:val="hybridMultilevel"/>
    <w:tmpl w:val="3B1E4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894CDF"/>
    <w:multiLevelType w:val="multilevel"/>
    <w:tmpl w:val="9B9065FE"/>
    <w:lvl w:ilvl="0">
      <w:start w:val="1"/>
      <w:numFmt w:val="decimal"/>
      <w:lvlText w:val="%1."/>
      <w:lvlJc w:val="left"/>
      <w:pPr>
        <w:tabs>
          <w:tab w:val="num" w:pos="1440"/>
        </w:tabs>
        <w:ind w:left="0" w:firstLine="720"/>
      </w:pPr>
      <w:rPr>
        <w:rFonts w:ascii="Times New Roman" w:eastAsia="Times New Roman" w:hAnsi="Times New Roman" w:cs="Times New Roman"/>
        <w:color w:val="000000"/>
      </w:rPr>
    </w:lvl>
    <w:lvl w:ilvl="1">
      <w:start w:val="1"/>
      <w:numFmt w:val="lowerLetter"/>
      <w:lvlText w:val="(%2)"/>
      <w:lvlJc w:val="left"/>
      <w:pPr>
        <w:tabs>
          <w:tab w:val="num" w:pos="2160"/>
        </w:tabs>
        <w:ind w:left="720" w:firstLine="720"/>
      </w:pPr>
      <w:rPr>
        <w:rFonts w:hint="default"/>
        <w:b w:val="0"/>
        <w:bCs w:val="0"/>
        <w:color w:val="000000"/>
      </w:rPr>
    </w:lvl>
    <w:lvl w:ilvl="2">
      <w:start w:val="1"/>
      <w:numFmt w:val="lowerRoman"/>
      <w:lvlText w:val="(%3)"/>
      <w:lvlJc w:val="left"/>
      <w:pPr>
        <w:tabs>
          <w:tab w:val="num" w:pos="2880"/>
        </w:tabs>
        <w:ind w:left="1440" w:firstLine="720"/>
      </w:pPr>
      <w:rPr>
        <w:rFonts w:hint="default"/>
        <w:color w:val="000000"/>
      </w:rPr>
    </w:lvl>
    <w:lvl w:ilvl="3">
      <w:start w:val="1"/>
      <w:numFmt w:val="upperLetter"/>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6" w15:restartNumberingAfterBreak="0">
    <w:nsid w:val="4C4F39D3"/>
    <w:multiLevelType w:val="multilevel"/>
    <w:tmpl w:val="9B9065FE"/>
    <w:lvl w:ilvl="0">
      <w:start w:val="1"/>
      <w:numFmt w:val="decimal"/>
      <w:pStyle w:val="SFPara-Clause"/>
      <w:lvlText w:val="%1."/>
      <w:lvlJc w:val="left"/>
      <w:pPr>
        <w:tabs>
          <w:tab w:val="num" w:pos="1440"/>
        </w:tabs>
        <w:ind w:left="0" w:firstLine="720"/>
      </w:pPr>
      <w:rPr>
        <w:rFonts w:ascii="Times New Roman" w:eastAsia="Times New Roman" w:hAnsi="Times New Roman" w:cs="Times New Roman"/>
        <w:color w:val="000000"/>
      </w:rPr>
    </w:lvl>
    <w:lvl w:ilvl="1">
      <w:start w:val="1"/>
      <w:numFmt w:val="lowerLetter"/>
      <w:pStyle w:val="SFParasubclause1"/>
      <w:lvlText w:val="(%2)"/>
      <w:lvlJc w:val="left"/>
      <w:pPr>
        <w:tabs>
          <w:tab w:val="num" w:pos="2070"/>
        </w:tabs>
        <w:ind w:left="630" w:firstLine="720"/>
      </w:pPr>
      <w:rPr>
        <w:rFonts w:hint="default"/>
        <w:b w:val="0"/>
        <w:bCs w:val="0"/>
        <w:color w:val="000000"/>
      </w:rPr>
    </w:lvl>
    <w:lvl w:ilvl="2">
      <w:start w:val="1"/>
      <w:numFmt w:val="lowerRoman"/>
      <w:pStyle w:val="SFParasubclause2"/>
      <w:lvlText w:val="(%3)"/>
      <w:lvlJc w:val="left"/>
      <w:pPr>
        <w:tabs>
          <w:tab w:val="num" w:pos="2880"/>
        </w:tabs>
        <w:ind w:left="1440" w:firstLine="720"/>
      </w:pPr>
      <w:rPr>
        <w:rFonts w:hint="default"/>
        <w:color w:val="000000"/>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7" w15:restartNumberingAfterBreak="0">
    <w:nsid w:val="4DDA5DEA"/>
    <w:multiLevelType w:val="hybridMultilevel"/>
    <w:tmpl w:val="4D38E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6228C"/>
    <w:multiLevelType w:val="hybridMultilevel"/>
    <w:tmpl w:val="836E7EB2"/>
    <w:lvl w:ilvl="0" w:tplc="2B26CB3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8D2B81"/>
    <w:multiLevelType w:val="hybridMultilevel"/>
    <w:tmpl w:val="673E2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1252216">
    <w:abstractNumId w:val="6"/>
  </w:num>
  <w:num w:numId="2" w16cid:durableId="560824289">
    <w:abstractNumId w:val="1"/>
  </w:num>
  <w:num w:numId="3" w16cid:durableId="2131701357">
    <w:abstractNumId w:val="5"/>
  </w:num>
  <w:num w:numId="4" w16cid:durableId="434324227">
    <w:abstractNumId w:val="8"/>
  </w:num>
  <w:num w:numId="5" w16cid:durableId="351600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1122053">
    <w:abstractNumId w:val="6"/>
  </w:num>
  <w:num w:numId="7" w16cid:durableId="599997041">
    <w:abstractNumId w:val="3"/>
  </w:num>
  <w:num w:numId="8" w16cid:durableId="1950015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22648642">
    <w:abstractNumId w:val="0"/>
  </w:num>
  <w:num w:numId="10" w16cid:durableId="824664054">
    <w:abstractNumId w:val="4"/>
  </w:num>
  <w:num w:numId="11" w16cid:durableId="1908371702">
    <w:abstractNumId w:val="9"/>
  </w:num>
  <w:num w:numId="12" w16cid:durableId="1403017747">
    <w:abstractNumId w:val="7"/>
  </w:num>
  <w:num w:numId="13" w16cid:durableId="723984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nja Shin">
    <w15:presenceInfo w15:providerId="AD" w15:userId="S::eunja@forwardedge.ai::84f8d191-aed4-41dd-b405-236cc5604faf"/>
  </w15:person>
  <w15:person w15:author="Brandon Chapman">
    <w15:presenceInfo w15:providerId="AD" w15:userId="S::brandon@forwardedge.ai::74ad7d26-6db0-4b19-b2cc-259e1e7b9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D9"/>
    <w:rsid w:val="00001DB1"/>
    <w:rsid w:val="00003F33"/>
    <w:rsid w:val="00010992"/>
    <w:rsid w:val="00012F9D"/>
    <w:rsid w:val="0001327A"/>
    <w:rsid w:val="00013325"/>
    <w:rsid w:val="00015503"/>
    <w:rsid w:val="000155B1"/>
    <w:rsid w:val="00016E15"/>
    <w:rsid w:val="0002069C"/>
    <w:rsid w:val="00022FBE"/>
    <w:rsid w:val="000264C9"/>
    <w:rsid w:val="00030440"/>
    <w:rsid w:val="000334AF"/>
    <w:rsid w:val="00036FB7"/>
    <w:rsid w:val="00037C27"/>
    <w:rsid w:val="00040901"/>
    <w:rsid w:val="00046488"/>
    <w:rsid w:val="00046C0B"/>
    <w:rsid w:val="000503BE"/>
    <w:rsid w:val="00052573"/>
    <w:rsid w:val="00054564"/>
    <w:rsid w:val="000643AE"/>
    <w:rsid w:val="00064730"/>
    <w:rsid w:val="00072617"/>
    <w:rsid w:val="000761E7"/>
    <w:rsid w:val="00080658"/>
    <w:rsid w:val="000824A2"/>
    <w:rsid w:val="00082F4C"/>
    <w:rsid w:val="000865C7"/>
    <w:rsid w:val="00091CC9"/>
    <w:rsid w:val="00092F27"/>
    <w:rsid w:val="000A13C7"/>
    <w:rsid w:val="000A22D4"/>
    <w:rsid w:val="000A382A"/>
    <w:rsid w:val="000A5731"/>
    <w:rsid w:val="000A74C2"/>
    <w:rsid w:val="000B0D99"/>
    <w:rsid w:val="000B24A9"/>
    <w:rsid w:val="000B5A49"/>
    <w:rsid w:val="000B7764"/>
    <w:rsid w:val="000C0F5F"/>
    <w:rsid w:val="000C315F"/>
    <w:rsid w:val="000C3FA0"/>
    <w:rsid w:val="000C40D4"/>
    <w:rsid w:val="000C4849"/>
    <w:rsid w:val="000C5ABE"/>
    <w:rsid w:val="000C7FB6"/>
    <w:rsid w:val="000D1E9A"/>
    <w:rsid w:val="000D5195"/>
    <w:rsid w:val="000D6C0B"/>
    <w:rsid w:val="000D7A08"/>
    <w:rsid w:val="000E2B2E"/>
    <w:rsid w:val="000E6AFC"/>
    <w:rsid w:val="000E7F2C"/>
    <w:rsid w:val="000F1306"/>
    <w:rsid w:val="000F2440"/>
    <w:rsid w:val="000F3853"/>
    <w:rsid w:val="000F532B"/>
    <w:rsid w:val="001027BF"/>
    <w:rsid w:val="00102977"/>
    <w:rsid w:val="0010698E"/>
    <w:rsid w:val="00113633"/>
    <w:rsid w:val="00115A89"/>
    <w:rsid w:val="0012044A"/>
    <w:rsid w:val="001206C3"/>
    <w:rsid w:val="00121A4F"/>
    <w:rsid w:val="00127152"/>
    <w:rsid w:val="00127AE9"/>
    <w:rsid w:val="001314E0"/>
    <w:rsid w:val="0013366E"/>
    <w:rsid w:val="00133BFF"/>
    <w:rsid w:val="00133F0A"/>
    <w:rsid w:val="00135E91"/>
    <w:rsid w:val="00137BF0"/>
    <w:rsid w:val="00137EDC"/>
    <w:rsid w:val="001440FB"/>
    <w:rsid w:val="001526FD"/>
    <w:rsid w:val="00155B0D"/>
    <w:rsid w:val="00155E93"/>
    <w:rsid w:val="00155FF8"/>
    <w:rsid w:val="00162D54"/>
    <w:rsid w:val="001637A5"/>
    <w:rsid w:val="00163E13"/>
    <w:rsid w:val="00165245"/>
    <w:rsid w:val="00170FE8"/>
    <w:rsid w:val="0017225C"/>
    <w:rsid w:val="00174005"/>
    <w:rsid w:val="001772E1"/>
    <w:rsid w:val="001837A1"/>
    <w:rsid w:val="00184416"/>
    <w:rsid w:val="00186657"/>
    <w:rsid w:val="00187E78"/>
    <w:rsid w:val="001A3E41"/>
    <w:rsid w:val="001C4020"/>
    <w:rsid w:val="001C613E"/>
    <w:rsid w:val="001C6454"/>
    <w:rsid w:val="001D3319"/>
    <w:rsid w:val="001E0023"/>
    <w:rsid w:val="001E32E9"/>
    <w:rsid w:val="001E3A55"/>
    <w:rsid w:val="001E472F"/>
    <w:rsid w:val="001E4773"/>
    <w:rsid w:val="001F1040"/>
    <w:rsid w:val="001F28CA"/>
    <w:rsid w:val="001F38DA"/>
    <w:rsid w:val="001F3F17"/>
    <w:rsid w:val="001F6598"/>
    <w:rsid w:val="001F7A17"/>
    <w:rsid w:val="00202AB8"/>
    <w:rsid w:val="00207CFA"/>
    <w:rsid w:val="00211144"/>
    <w:rsid w:val="00212014"/>
    <w:rsid w:val="00220BD3"/>
    <w:rsid w:val="00220F41"/>
    <w:rsid w:val="00221819"/>
    <w:rsid w:val="00224964"/>
    <w:rsid w:val="002261B5"/>
    <w:rsid w:val="002308F3"/>
    <w:rsid w:val="00245597"/>
    <w:rsid w:val="0025125E"/>
    <w:rsid w:val="002547A9"/>
    <w:rsid w:val="0025582A"/>
    <w:rsid w:val="00257531"/>
    <w:rsid w:val="00264499"/>
    <w:rsid w:val="00266DFC"/>
    <w:rsid w:val="00273FED"/>
    <w:rsid w:val="0029076C"/>
    <w:rsid w:val="0029292D"/>
    <w:rsid w:val="00292BAF"/>
    <w:rsid w:val="00292EDC"/>
    <w:rsid w:val="00293E0C"/>
    <w:rsid w:val="002B0325"/>
    <w:rsid w:val="002B2CD8"/>
    <w:rsid w:val="002C4773"/>
    <w:rsid w:val="002C7B96"/>
    <w:rsid w:val="002D1EE9"/>
    <w:rsid w:val="002D4528"/>
    <w:rsid w:val="002D6DEA"/>
    <w:rsid w:val="002E218B"/>
    <w:rsid w:val="002E4EA6"/>
    <w:rsid w:val="002F0324"/>
    <w:rsid w:val="002F18AB"/>
    <w:rsid w:val="002F7A03"/>
    <w:rsid w:val="00301F2B"/>
    <w:rsid w:val="00306850"/>
    <w:rsid w:val="00315B50"/>
    <w:rsid w:val="00317DAD"/>
    <w:rsid w:val="00322211"/>
    <w:rsid w:val="0032551B"/>
    <w:rsid w:val="00326295"/>
    <w:rsid w:val="00326D87"/>
    <w:rsid w:val="00327E89"/>
    <w:rsid w:val="00335333"/>
    <w:rsid w:val="00342089"/>
    <w:rsid w:val="00343189"/>
    <w:rsid w:val="0034357F"/>
    <w:rsid w:val="00344269"/>
    <w:rsid w:val="003472F9"/>
    <w:rsid w:val="00352F34"/>
    <w:rsid w:val="0035477F"/>
    <w:rsid w:val="00356F3C"/>
    <w:rsid w:val="00360D90"/>
    <w:rsid w:val="003642A6"/>
    <w:rsid w:val="00367EE1"/>
    <w:rsid w:val="00372945"/>
    <w:rsid w:val="0039003A"/>
    <w:rsid w:val="00392942"/>
    <w:rsid w:val="00392AFC"/>
    <w:rsid w:val="00394FF7"/>
    <w:rsid w:val="00395728"/>
    <w:rsid w:val="00397F42"/>
    <w:rsid w:val="003A2488"/>
    <w:rsid w:val="003A5A96"/>
    <w:rsid w:val="003A5C3E"/>
    <w:rsid w:val="003B02DF"/>
    <w:rsid w:val="003B0F5C"/>
    <w:rsid w:val="003B64BE"/>
    <w:rsid w:val="003B720B"/>
    <w:rsid w:val="003B7281"/>
    <w:rsid w:val="003C1F76"/>
    <w:rsid w:val="003C23CC"/>
    <w:rsid w:val="003C3054"/>
    <w:rsid w:val="003C316C"/>
    <w:rsid w:val="003D0CF7"/>
    <w:rsid w:val="003F4911"/>
    <w:rsid w:val="003F5D9D"/>
    <w:rsid w:val="003F75E1"/>
    <w:rsid w:val="003F7C16"/>
    <w:rsid w:val="0040169A"/>
    <w:rsid w:val="004028EC"/>
    <w:rsid w:val="004163B7"/>
    <w:rsid w:val="004217CA"/>
    <w:rsid w:val="00421E00"/>
    <w:rsid w:val="0042304E"/>
    <w:rsid w:val="004234A8"/>
    <w:rsid w:val="00426C11"/>
    <w:rsid w:val="00427463"/>
    <w:rsid w:val="0043140B"/>
    <w:rsid w:val="00432537"/>
    <w:rsid w:val="004345AC"/>
    <w:rsid w:val="00440127"/>
    <w:rsid w:val="0044513F"/>
    <w:rsid w:val="00450A8D"/>
    <w:rsid w:val="00461C18"/>
    <w:rsid w:val="00461DBD"/>
    <w:rsid w:val="00462C96"/>
    <w:rsid w:val="004738CF"/>
    <w:rsid w:val="00474C81"/>
    <w:rsid w:val="00475148"/>
    <w:rsid w:val="00476414"/>
    <w:rsid w:val="00476AAB"/>
    <w:rsid w:val="00477728"/>
    <w:rsid w:val="00477826"/>
    <w:rsid w:val="00485FBA"/>
    <w:rsid w:val="004920C8"/>
    <w:rsid w:val="00492807"/>
    <w:rsid w:val="00497366"/>
    <w:rsid w:val="004A1668"/>
    <w:rsid w:val="004A33BF"/>
    <w:rsid w:val="004A5224"/>
    <w:rsid w:val="004A633E"/>
    <w:rsid w:val="004A6669"/>
    <w:rsid w:val="004A7450"/>
    <w:rsid w:val="004B3E32"/>
    <w:rsid w:val="004C11B1"/>
    <w:rsid w:val="004C34CD"/>
    <w:rsid w:val="004D1EE4"/>
    <w:rsid w:val="004D5C74"/>
    <w:rsid w:val="004E03FB"/>
    <w:rsid w:val="004E09F7"/>
    <w:rsid w:val="004E3A7B"/>
    <w:rsid w:val="004E4E79"/>
    <w:rsid w:val="004E5CDB"/>
    <w:rsid w:val="004F01E3"/>
    <w:rsid w:val="004F4758"/>
    <w:rsid w:val="00505BDF"/>
    <w:rsid w:val="00506014"/>
    <w:rsid w:val="00506661"/>
    <w:rsid w:val="00510941"/>
    <w:rsid w:val="00513868"/>
    <w:rsid w:val="005143F9"/>
    <w:rsid w:val="00514BB5"/>
    <w:rsid w:val="005168D8"/>
    <w:rsid w:val="00522FC1"/>
    <w:rsid w:val="005268F9"/>
    <w:rsid w:val="00527041"/>
    <w:rsid w:val="00527B45"/>
    <w:rsid w:val="00534787"/>
    <w:rsid w:val="00536494"/>
    <w:rsid w:val="00547B33"/>
    <w:rsid w:val="00551937"/>
    <w:rsid w:val="00555C46"/>
    <w:rsid w:val="00556C20"/>
    <w:rsid w:val="00565C5E"/>
    <w:rsid w:val="00566108"/>
    <w:rsid w:val="00571B26"/>
    <w:rsid w:val="0058004F"/>
    <w:rsid w:val="00580A20"/>
    <w:rsid w:val="00585442"/>
    <w:rsid w:val="00585A4F"/>
    <w:rsid w:val="00585B9E"/>
    <w:rsid w:val="00591972"/>
    <w:rsid w:val="005940D1"/>
    <w:rsid w:val="005946B8"/>
    <w:rsid w:val="0059776B"/>
    <w:rsid w:val="005979EF"/>
    <w:rsid w:val="00597FE6"/>
    <w:rsid w:val="005A2165"/>
    <w:rsid w:val="005A68E8"/>
    <w:rsid w:val="005A73AE"/>
    <w:rsid w:val="005B6F0C"/>
    <w:rsid w:val="005C24E7"/>
    <w:rsid w:val="005C3472"/>
    <w:rsid w:val="005C37FE"/>
    <w:rsid w:val="005C4838"/>
    <w:rsid w:val="005D3F78"/>
    <w:rsid w:val="005D5252"/>
    <w:rsid w:val="005E1391"/>
    <w:rsid w:val="005E2968"/>
    <w:rsid w:val="005E4D3D"/>
    <w:rsid w:val="005E4F31"/>
    <w:rsid w:val="005E776B"/>
    <w:rsid w:val="005F7869"/>
    <w:rsid w:val="00605EFC"/>
    <w:rsid w:val="0062150F"/>
    <w:rsid w:val="00625892"/>
    <w:rsid w:val="00625991"/>
    <w:rsid w:val="00627AFB"/>
    <w:rsid w:val="006329C1"/>
    <w:rsid w:val="00635C4B"/>
    <w:rsid w:val="00635D04"/>
    <w:rsid w:val="00635DAA"/>
    <w:rsid w:val="00642D1B"/>
    <w:rsid w:val="0064392B"/>
    <w:rsid w:val="00646DCF"/>
    <w:rsid w:val="00650E36"/>
    <w:rsid w:val="006523C7"/>
    <w:rsid w:val="00653618"/>
    <w:rsid w:val="0065405B"/>
    <w:rsid w:val="00657320"/>
    <w:rsid w:val="00657B12"/>
    <w:rsid w:val="00662DA9"/>
    <w:rsid w:val="00665194"/>
    <w:rsid w:val="00666C69"/>
    <w:rsid w:val="0067203A"/>
    <w:rsid w:val="00681707"/>
    <w:rsid w:val="00681710"/>
    <w:rsid w:val="00682746"/>
    <w:rsid w:val="00684151"/>
    <w:rsid w:val="006857C2"/>
    <w:rsid w:val="006857FA"/>
    <w:rsid w:val="006905A7"/>
    <w:rsid w:val="00693063"/>
    <w:rsid w:val="006941A5"/>
    <w:rsid w:val="00697235"/>
    <w:rsid w:val="006B3E70"/>
    <w:rsid w:val="006B4D10"/>
    <w:rsid w:val="006B5B9D"/>
    <w:rsid w:val="006B75DB"/>
    <w:rsid w:val="006C2639"/>
    <w:rsid w:val="006C27C7"/>
    <w:rsid w:val="006C5AE9"/>
    <w:rsid w:val="006D1AFB"/>
    <w:rsid w:val="006D3089"/>
    <w:rsid w:val="006D53BF"/>
    <w:rsid w:val="006D5543"/>
    <w:rsid w:val="006E2588"/>
    <w:rsid w:val="006E35F6"/>
    <w:rsid w:val="006E49CC"/>
    <w:rsid w:val="006E685F"/>
    <w:rsid w:val="006F426C"/>
    <w:rsid w:val="006F6633"/>
    <w:rsid w:val="00704CCF"/>
    <w:rsid w:val="007054F6"/>
    <w:rsid w:val="0071106D"/>
    <w:rsid w:val="00712BE4"/>
    <w:rsid w:val="0071696C"/>
    <w:rsid w:val="007175A2"/>
    <w:rsid w:val="00720EBD"/>
    <w:rsid w:val="00721530"/>
    <w:rsid w:val="00722148"/>
    <w:rsid w:val="00724C6C"/>
    <w:rsid w:val="0072549C"/>
    <w:rsid w:val="00726929"/>
    <w:rsid w:val="0073061E"/>
    <w:rsid w:val="0073069C"/>
    <w:rsid w:val="00733AD2"/>
    <w:rsid w:val="007348E9"/>
    <w:rsid w:val="00735916"/>
    <w:rsid w:val="007404C2"/>
    <w:rsid w:val="00744F60"/>
    <w:rsid w:val="007451C2"/>
    <w:rsid w:val="00747570"/>
    <w:rsid w:val="00753EC1"/>
    <w:rsid w:val="007552DA"/>
    <w:rsid w:val="007575C1"/>
    <w:rsid w:val="0076433E"/>
    <w:rsid w:val="00765E1B"/>
    <w:rsid w:val="007742B3"/>
    <w:rsid w:val="00776E8E"/>
    <w:rsid w:val="00777292"/>
    <w:rsid w:val="007821C8"/>
    <w:rsid w:val="00785C46"/>
    <w:rsid w:val="00786193"/>
    <w:rsid w:val="00790DD4"/>
    <w:rsid w:val="00792873"/>
    <w:rsid w:val="00792ED4"/>
    <w:rsid w:val="0079333B"/>
    <w:rsid w:val="00794E24"/>
    <w:rsid w:val="0079519A"/>
    <w:rsid w:val="0079674E"/>
    <w:rsid w:val="007975F5"/>
    <w:rsid w:val="007A3795"/>
    <w:rsid w:val="007A6CAE"/>
    <w:rsid w:val="007B1839"/>
    <w:rsid w:val="007B1F77"/>
    <w:rsid w:val="007B3061"/>
    <w:rsid w:val="007B326F"/>
    <w:rsid w:val="007B33CF"/>
    <w:rsid w:val="007B5834"/>
    <w:rsid w:val="007B69AD"/>
    <w:rsid w:val="007C0162"/>
    <w:rsid w:val="007C47CA"/>
    <w:rsid w:val="007C6F75"/>
    <w:rsid w:val="007D3107"/>
    <w:rsid w:val="007D4819"/>
    <w:rsid w:val="007D62C7"/>
    <w:rsid w:val="007E241E"/>
    <w:rsid w:val="007E2D55"/>
    <w:rsid w:val="007F3518"/>
    <w:rsid w:val="007F3907"/>
    <w:rsid w:val="00804460"/>
    <w:rsid w:val="00804725"/>
    <w:rsid w:val="0080480B"/>
    <w:rsid w:val="00807B8F"/>
    <w:rsid w:val="00811AB6"/>
    <w:rsid w:val="008142F7"/>
    <w:rsid w:val="00827CA7"/>
    <w:rsid w:val="00832ADE"/>
    <w:rsid w:val="008356CA"/>
    <w:rsid w:val="008356EC"/>
    <w:rsid w:val="00840A52"/>
    <w:rsid w:val="00840C9D"/>
    <w:rsid w:val="00842A81"/>
    <w:rsid w:val="0084681B"/>
    <w:rsid w:val="008504D9"/>
    <w:rsid w:val="00851A4B"/>
    <w:rsid w:val="00852126"/>
    <w:rsid w:val="0086218D"/>
    <w:rsid w:val="00863640"/>
    <w:rsid w:val="00864782"/>
    <w:rsid w:val="00864F8B"/>
    <w:rsid w:val="008812FC"/>
    <w:rsid w:val="00883103"/>
    <w:rsid w:val="0088484C"/>
    <w:rsid w:val="00884F04"/>
    <w:rsid w:val="008879B2"/>
    <w:rsid w:val="00890F0E"/>
    <w:rsid w:val="00891B64"/>
    <w:rsid w:val="00892761"/>
    <w:rsid w:val="00895EDB"/>
    <w:rsid w:val="008A53E9"/>
    <w:rsid w:val="008A600D"/>
    <w:rsid w:val="008B07BB"/>
    <w:rsid w:val="008B314B"/>
    <w:rsid w:val="008B4DB8"/>
    <w:rsid w:val="008B7ADE"/>
    <w:rsid w:val="008C1386"/>
    <w:rsid w:val="008C15F7"/>
    <w:rsid w:val="008C4250"/>
    <w:rsid w:val="008D5CA4"/>
    <w:rsid w:val="008E4F3C"/>
    <w:rsid w:val="008F02EF"/>
    <w:rsid w:val="008F1CA4"/>
    <w:rsid w:val="008F6441"/>
    <w:rsid w:val="008F6BDF"/>
    <w:rsid w:val="008F7AC4"/>
    <w:rsid w:val="0090768E"/>
    <w:rsid w:val="009106CA"/>
    <w:rsid w:val="0091224E"/>
    <w:rsid w:val="00912716"/>
    <w:rsid w:val="0092583B"/>
    <w:rsid w:val="009315B0"/>
    <w:rsid w:val="00932E1D"/>
    <w:rsid w:val="0093426F"/>
    <w:rsid w:val="0093649B"/>
    <w:rsid w:val="009366FA"/>
    <w:rsid w:val="009368B8"/>
    <w:rsid w:val="00945DDA"/>
    <w:rsid w:val="009474A1"/>
    <w:rsid w:val="009533EF"/>
    <w:rsid w:val="0095729A"/>
    <w:rsid w:val="009625A2"/>
    <w:rsid w:val="0096510C"/>
    <w:rsid w:val="009774F5"/>
    <w:rsid w:val="00977560"/>
    <w:rsid w:val="00981051"/>
    <w:rsid w:val="009812DA"/>
    <w:rsid w:val="00982332"/>
    <w:rsid w:val="00990C77"/>
    <w:rsid w:val="00990F73"/>
    <w:rsid w:val="00993E32"/>
    <w:rsid w:val="0099728A"/>
    <w:rsid w:val="009A5D42"/>
    <w:rsid w:val="009B207A"/>
    <w:rsid w:val="009C0E1A"/>
    <w:rsid w:val="009C6A6F"/>
    <w:rsid w:val="009E2A08"/>
    <w:rsid w:val="009E2B93"/>
    <w:rsid w:val="009E4975"/>
    <w:rsid w:val="009F2D95"/>
    <w:rsid w:val="009F5763"/>
    <w:rsid w:val="009F6406"/>
    <w:rsid w:val="00A00B7A"/>
    <w:rsid w:val="00A00E8B"/>
    <w:rsid w:val="00A159C3"/>
    <w:rsid w:val="00A16F86"/>
    <w:rsid w:val="00A17F9B"/>
    <w:rsid w:val="00A30078"/>
    <w:rsid w:val="00A31E05"/>
    <w:rsid w:val="00A44195"/>
    <w:rsid w:val="00A45780"/>
    <w:rsid w:val="00A45D40"/>
    <w:rsid w:val="00A50279"/>
    <w:rsid w:val="00A518EA"/>
    <w:rsid w:val="00A53D32"/>
    <w:rsid w:val="00A577C0"/>
    <w:rsid w:val="00A67F6B"/>
    <w:rsid w:val="00A70D3A"/>
    <w:rsid w:val="00A730F9"/>
    <w:rsid w:val="00A755C0"/>
    <w:rsid w:val="00A76B55"/>
    <w:rsid w:val="00A76E9D"/>
    <w:rsid w:val="00A92859"/>
    <w:rsid w:val="00A95C39"/>
    <w:rsid w:val="00A96ED9"/>
    <w:rsid w:val="00A97439"/>
    <w:rsid w:val="00AA4ECD"/>
    <w:rsid w:val="00AA5F33"/>
    <w:rsid w:val="00AA7904"/>
    <w:rsid w:val="00AB0291"/>
    <w:rsid w:val="00AB150D"/>
    <w:rsid w:val="00AB33BF"/>
    <w:rsid w:val="00AB471E"/>
    <w:rsid w:val="00AB7A73"/>
    <w:rsid w:val="00AC11BC"/>
    <w:rsid w:val="00AC1552"/>
    <w:rsid w:val="00AC54B0"/>
    <w:rsid w:val="00AC675E"/>
    <w:rsid w:val="00AD5355"/>
    <w:rsid w:val="00AD583C"/>
    <w:rsid w:val="00AD5C11"/>
    <w:rsid w:val="00AD5F2A"/>
    <w:rsid w:val="00AE1B15"/>
    <w:rsid w:val="00AF3BE1"/>
    <w:rsid w:val="00AF61EC"/>
    <w:rsid w:val="00AF6E23"/>
    <w:rsid w:val="00B00306"/>
    <w:rsid w:val="00B02A7E"/>
    <w:rsid w:val="00B0426C"/>
    <w:rsid w:val="00B0603D"/>
    <w:rsid w:val="00B1252D"/>
    <w:rsid w:val="00B14E3B"/>
    <w:rsid w:val="00B1692E"/>
    <w:rsid w:val="00B17E0D"/>
    <w:rsid w:val="00B21A60"/>
    <w:rsid w:val="00B25259"/>
    <w:rsid w:val="00B27355"/>
    <w:rsid w:val="00B44CBA"/>
    <w:rsid w:val="00B475A4"/>
    <w:rsid w:val="00B544A9"/>
    <w:rsid w:val="00B60D3B"/>
    <w:rsid w:val="00B64471"/>
    <w:rsid w:val="00B676DD"/>
    <w:rsid w:val="00B67846"/>
    <w:rsid w:val="00B67FAB"/>
    <w:rsid w:val="00B72320"/>
    <w:rsid w:val="00B72834"/>
    <w:rsid w:val="00B874BF"/>
    <w:rsid w:val="00B92456"/>
    <w:rsid w:val="00B93A4E"/>
    <w:rsid w:val="00BB499B"/>
    <w:rsid w:val="00BB6215"/>
    <w:rsid w:val="00BC160C"/>
    <w:rsid w:val="00BC406D"/>
    <w:rsid w:val="00BC5660"/>
    <w:rsid w:val="00BC75A4"/>
    <w:rsid w:val="00BE71FB"/>
    <w:rsid w:val="00BF318D"/>
    <w:rsid w:val="00BF3761"/>
    <w:rsid w:val="00BF78B8"/>
    <w:rsid w:val="00C004FC"/>
    <w:rsid w:val="00C05A76"/>
    <w:rsid w:val="00C11D1D"/>
    <w:rsid w:val="00C12930"/>
    <w:rsid w:val="00C15610"/>
    <w:rsid w:val="00C20B56"/>
    <w:rsid w:val="00C2111F"/>
    <w:rsid w:val="00C2378A"/>
    <w:rsid w:val="00C34162"/>
    <w:rsid w:val="00C375A3"/>
    <w:rsid w:val="00C45A99"/>
    <w:rsid w:val="00C540D5"/>
    <w:rsid w:val="00C575AC"/>
    <w:rsid w:val="00C57775"/>
    <w:rsid w:val="00C57C6A"/>
    <w:rsid w:val="00C60757"/>
    <w:rsid w:val="00C63A06"/>
    <w:rsid w:val="00C63D24"/>
    <w:rsid w:val="00C63E34"/>
    <w:rsid w:val="00C657E8"/>
    <w:rsid w:val="00C66B8B"/>
    <w:rsid w:val="00C7353E"/>
    <w:rsid w:val="00C7408A"/>
    <w:rsid w:val="00C755A0"/>
    <w:rsid w:val="00C812BB"/>
    <w:rsid w:val="00C82EE3"/>
    <w:rsid w:val="00C86694"/>
    <w:rsid w:val="00C91B89"/>
    <w:rsid w:val="00C950B9"/>
    <w:rsid w:val="00CA29A0"/>
    <w:rsid w:val="00CA445C"/>
    <w:rsid w:val="00CB0891"/>
    <w:rsid w:val="00CB0913"/>
    <w:rsid w:val="00CC2184"/>
    <w:rsid w:val="00CC6A35"/>
    <w:rsid w:val="00CF78F1"/>
    <w:rsid w:val="00CF7CA7"/>
    <w:rsid w:val="00D04856"/>
    <w:rsid w:val="00D05100"/>
    <w:rsid w:val="00D10EA5"/>
    <w:rsid w:val="00D132C7"/>
    <w:rsid w:val="00D14353"/>
    <w:rsid w:val="00D17A54"/>
    <w:rsid w:val="00D201B0"/>
    <w:rsid w:val="00D20DE7"/>
    <w:rsid w:val="00D24DE1"/>
    <w:rsid w:val="00D269A3"/>
    <w:rsid w:val="00D333D0"/>
    <w:rsid w:val="00D37E32"/>
    <w:rsid w:val="00D37ED1"/>
    <w:rsid w:val="00D40EDD"/>
    <w:rsid w:val="00D43526"/>
    <w:rsid w:val="00D445D9"/>
    <w:rsid w:val="00D4596A"/>
    <w:rsid w:val="00D45B7E"/>
    <w:rsid w:val="00D466A7"/>
    <w:rsid w:val="00D538F8"/>
    <w:rsid w:val="00D57223"/>
    <w:rsid w:val="00D60DAC"/>
    <w:rsid w:val="00D62000"/>
    <w:rsid w:val="00D6268C"/>
    <w:rsid w:val="00D65FFD"/>
    <w:rsid w:val="00D713A2"/>
    <w:rsid w:val="00D7222C"/>
    <w:rsid w:val="00D72995"/>
    <w:rsid w:val="00D72C86"/>
    <w:rsid w:val="00D76421"/>
    <w:rsid w:val="00D775E6"/>
    <w:rsid w:val="00D836D4"/>
    <w:rsid w:val="00D85780"/>
    <w:rsid w:val="00D9219D"/>
    <w:rsid w:val="00D9256D"/>
    <w:rsid w:val="00D92F81"/>
    <w:rsid w:val="00DA189A"/>
    <w:rsid w:val="00DA7511"/>
    <w:rsid w:val="00DB4E7E"/>
    <w:rsid w:val="00DB7645"/>
    <w:rsid w:val="00DC0B8B"/>
    <w:rsid w:val="00DC3066"/>
    <w:rsid w:val="00DC367E"/>
    <w:rsid w:val="00DC46BA"/>
    <w:rsid w:val="00DC58C6"/>
    <w:rsid w:val="00DC6207"/>
    <w:rsid w:val="00DD0B92"/>
    <w:rsid w:val="00DE06A9"/>
    <w:rsid w:val="00DE07F5"/>
    <w:rsid w:val="00DE2EF6"/>
    <w:rsid w:val="00DE3738"/>
    <w:rsid w:val="00DE63FF"/>
    <w:rsid w:val="00DE6687"/>
    <w:rsid w:val="00DF229E"/>
    <w:rsid w:val="00DF3B44"/>
    <w:rsid w:val="00DF6C38"/>
    <w:rsid w:val="00E01772"/>
    <w:rsid w:val="00E05343"/>
    <w:rsid w:val="00E0663F"/>
    <w:rsid w:val="00E06647"/>
    <w:rsid w:val="00E0770F"/>
    <w:rsid w:val="00E14C66"/>
    <w:rsid w:val="00E2182D"/>
    <w:rsid w:val="00E23059"/>
    <w:rsid w:val="00E2329D"/>
    <w:rsid w:val="00E314FF"/>
    <w:rsid w:val="00E349C0"/>
    <w:rsid w:val="00E41439"/>
    <w:rsid w:val="00E418CA"/>
    <w:rsid w:val="00E477F2"/>
    <w:rsid w:val="00E51AF6"/>
    <w:rsid w:val="00E51D2F"/>
    <w:rsid w:val="00E5400F"/>
    <w:rsid w:val="00E57F1B"/>
    <w:rsid w:val="00E60A54"/>
    <w:rsid w:val="00E632F3"/>
    <w:rsid w:val="00E65697"/>
    <w:rsid w:val="00E65B60"/>
    <w:rsid w:val="00E65D18"/>
    <w:rsid w:val="00E66256"/>
    <w:rsid w:val="00E709ED"/>
    <w:rsid w:val="00E72BBB"/>
    <w:rsid w:val="00E75725"/>
    <w:rsid w:val="00E83C0E"/>
    <w:rsid w:val="00E90609"/>
    <w:rsid w:val="00EA4189"/>
    <w:rsid w:val="00EA754D"/>
    <w:rsid w:val="00EB0D88"/>
    <w:rsid w:val="00EB132C"/>
    <w:rsid w:val="00ED1BA5"/>
    <w:rsid w:val="00ED1C18"/>
    <w:rsid w:val="00EE2374"/>
    <w:rsid w:val="00EE2CBE"/>
    <w:rsid w:val="00EE5B40"/>
    <w:rsid w:val="00EE6CDC"/>
    <w:rsid w:val="00EF3D00"/>
    <w:rsid w:val="00EF487A"/>
    <w:rsid w:val="00F01708"/>
    <w:rsid w:val="00F02D3A"/>
    <w:rsid w:val="00F10064"/>
    <w:rsid w:val="00F111B6"/>
    <w:rsid w:val="00F111C4"/>
    <w:rsid w:val="00F13074"/>
    <w:rsid w:val="00F13C11"/>
    <w:rsid w:val="00F142E7"/>
    <w:rsid w:val="00F15704"/>
    <w:rsid w:val="00F15722"/>
    <w:rsid w:val="00F17831"/>
    <w:rsid w:val="00F203EC"/>
    <w:rsid w:val="00F21480"/>
    <w:rsid w:val="00F234F6"/>
    <w:rsid w:val="00F23F5D"/>
    <w:rsid w:val="00F262C7"/>
    <w:rsid w:val="00F27C4D"/>
    <w:rsid w:val="00F30C66"/>
    <w:rsid w:val="00F35817"/>
    <w:rsid w:val="00F37FB5"/>
    <w:rsid w:val="00F420A8"/>
    <w:rsid w:val="00F473F1"/>
    <w:rsid w:val="00F51C44"/>
    <w:rsid w:val="00F52E37"/>
    <w:rsid w:val="00F6308E"/>
    <w:rsid w:val="00F651DE"/>
    <w:rsid w:val="00F66E59"/>
    <w:rsid w:val="00F676FC"/>
    <w:rsid w:val="00F75631"/>
    <w:rsid w:val="00F76D21"/>
    <w:rsid w:val="00F77674"/>
    <w:rsid w:val="00F832B8"/>
    <w:rsid w:val="00F83A0F"/>
    <w:rsid w:val="00F913E2"/>
    <w:rsid w:val="00F938E5"/>
    <w:rsid w:val="00F94A13"/>
    <w:rsid w:val="00F9761F"/>
    <w:rsid w:val="00FA2E25"/>
    <w:rsid w:val="00FA3D43"/>
    <w:rsid w:val="00FA74F8"/>
    <w:rsid w:val="00FB09D5"/>
    <w:rsid w:val="00FB68E2"/>
    <w:rsid w:val="00FC41DD"/>
    <w:rsid w:val="00FD0874"/>
    <w:rsid w:val="00FD4AC1"/>
    <w:rsid w:val="00FD52DC"/>
    <w:rsid w:val="00FD648B"/>
    <w:rsid w:val="00FE2A96"/>
    <w:rsid w:val="00FE3225"/>
    <w:rsid w:val="00FF3412"/>
    <w:rsid w:val="074983C8"/>
    <w:rsid w:val="0FA837BD"/>
    <w:rsid w:val="164DF7E0"/>
    <w:rsid w:val="34F8CFFD"/>
    <w:rsid w:val="3A23E2E9"/>
    <w:rsid w:val="4A305D92"/>
    <w:rsid w:val="4D620035"/>
    <w:rsid w:val="545A3944"/>
    <w:rsid w:val="68A0406C"/>
    <w:rsid w:val="690497DB"/>
    <w:rsid w:val="715371BF"/>
    <w:rsid w:val="7CEB03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81936"/>
  <w15:chartTrackingRefBased/>
  <w15:docId w15:val="{64EE0D41-2563-4474-95FC-099353A3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FB"/>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D85780"/>
    <w:pPr>
      <w:ind w:left="100"/>
      <w:outlineLvl w:val="0"/>
    </w:pPr>
    <w:rPr>
      <w:b/>
      <w:bCs/>
    </w:rPr>
  </w:style>
  <w:style w:type="paragraph" w:styleId="Heading2">
    <w:name w:val="heading 2"/>
    <w:basedOn w:val="Normal"/>
    <w:next w:val="Normal"/>
    <w:link w:val="Heading2Char"/>
    <w:uiPriority w:val="9"/>
    <w:semiHidden/>
    <w:unhideWhenUsed/>
    <w:qFormat/>
    <w:rsid w:val="00D37E3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5D9"/>
    <w:pPr>
      <w:tabs>
        <w:tab w:val="center" w:pos="4680"/>
        <w:tab w:val="right" w:pos="9360"/>
      </w:tabs>
    </w:pPr>
  </w:style>
  <w:style w:type="character" w:customStyle="1" w:styleId="HeaderChar">
    <w:name w:val="Header Char"/>
    <w:basedOn w:val="DefaultParagraphFont"/>
    <w:link w:val="Header"/>
    <w:uiPriority w:val="99"/>
    <w:rsid w:val="00D445D9"/>
  </w:style>
  <w:style w:type="paragraph" w:styleId="Footer">
    <w:name w:val="footer"/>
    <w:basedOn w:val="Normal"/>
    <w:link w:val="FooterChar"/>
    <w:uiPriority w:val="99"/>
    <w:unhideWhenUsed/>
    <w:rsid w:val="00D445D9"/>
    <w:pPr>
      <w:tabs>
        <w:tab w:val="center" w:pos="4680"/>
        <w:tab w:val="right" w:pos="9360"/>
      </w:tabs>
    </w:pPr>
  </w:style>
  <w:style w:type="character" w:customStyle="1" w:styleId="FooterChar">
    <w:name w:val="Footer Char"/>
    <w:basedOn w:val="DefaultParagraphFont"/>
    <w:link w:val="Footer"/>
    <w:uiPriority w:val="99"/>
    <w:rsid w:val="00D445D9"/>
  </w:style>
  <w:style w:type="paragraph" w:styleId="BodyText">
    <w:name w:val="Body Text"/>
    <w:basedOn w:val="Normal"/>
    <w:link w:val="BodyTextChar"/>
    <w:uiPriority w:val="1"/>
    <w:qFormat/>
    <w:rsid w:val="00BE71FB"/>
    <w:pPr>
      <w:spacing w:before="204"/>
      <w:ind w:left="117"/>
    </w:pPr>
    <w:rPr>
      <w:b/>
      <w:bCs/>
      <w:sz w:val="24"/>
      <w:szCs w:val="24"/>
    </w:rPr>
  </w:style>
  <w:style w:type="character" w:customStyle="1" w:styleId="BodyTextChar">
    <w:name w:val="Body Text Char"/>
    <w:basedOn w:val="DefaultParagraphFont"/>
    <w:link w:val="BodyText"/>
    <w:uiPriority w:val="1"/>
    <w:rsid w:val="00BE71FB"/>
    <w:rPr>
      <w:rFonts w:ascii="Times New Roman" w:eastAsia="Times New Roman" w:hAnsi="Times New Roman" w:cs="Times New Roman"/>
      <w:b/>
      <w:bCs/>
      <w:kern w:val="0"/>
      <w:sz w:val="24"/>
      <w:szCs w:val="24"/>
      <w14:ligatures w14:val="none"/>
    </w:rPr>
  </w:style>
  <w:style w:type="paragraph" w:styleId="Title">
    <w:name w:val="Title"/>
    <w:basedOn w:val="Normal"/>
    <w:link w:val="TitleChar"/>
    <w:uiPriority w:val="10"/>
    <w:qFormat/>
    <w:rsid w:val="00BE71FB"/>
    <w:pPr>
      <w:spacing w:before="80"/>
      <w:ind w:left="117"/>
    </w:pPr>
    <w:rPr>
      <w:b/>
      <w:bCs/>
      <w:sz w:val="48"/>
      <w:szCs w:val="48"/>
    </w:rPr>
  </w:style>
  <w:style w:type="character" w:customStyle="1" w:styleId="TitleChar">
    <w:name w:val="Title Char"/>
    <w:basedOn w:val="DefaultParagraphFont"/>
    <w:link w:val="Title"/>
    <w:uiPriority w:val="10"/>
    <w:rsid w:val="00BE71FB"/>
    <w:rPr>
      <w:rFonts w:ascii="Times New Roman" w:eastAsia="Times New Roman" w:hAnsi="Times New Roman" w:cs="Times New Roman"/>
      <w:b/>
      <w:bCs/>
      <w:kern w:val="0"/>
      <w:sz w:val="48"/>
      <w:szCs w:val="48"/>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FPara-Clause">
    <w:name w:val="SF Para - Clause"/>
    <w:link w:val="SFPara-ClauseChar"/>
    <w:qFormat/>
    <w:rsid w:val="00832ADE"/>
    <w:pPr>
      <w:numPr>
        <w:numId w:val="1"/>
      </w:numPr>
      <w:spacing w:before="240" w:after="240" w:line="240" w:lineRule="auto"/>
      <w:outlineLvl w:val="0"/>
    </w:pPr>
    <w:rPr>
      <w:rFonts w:ascii="Times New Roman" w:eastAsia="Times New Roman" w:hAnsi="Times New Roman" w:cs="Times New Roman"/>
      <w:color w:val="000000"/>
      <w:kern w:val="0"/>
      <w:sz w:val="24"/>
      <w:szCs w:val="24"/>
      <w14:ligatures w14:val="none"/>
    </w:rPr>
  </w:style>
  <w:style w:type="paragraph" w:customStyle="1" w:styleId="SFParasubclause1">
    <w:name w:val="SF Para subclause 1"/>
    <w:link w:val="SFParasubclause1Char"/>
    <w:qFormat/>
    <w:rsid w:val="00832ADE"/>
    <w:pPr>
      <w:numPr>
        <w:ilvl w:val="1"/>
        <w:numId w:val="1"/>
      </w:numPr>
      <w:tabs>
        <w:tab w:val="clear" w:pos="2070"/>
        <w:tab w:val="num" w:pos="2160"/>
      </w:tabs>
      <w:spacing w:after="240" w:line="240" w:lineRule="auto"/>
      <w:ind w:left="720"/>
      <w:outlineLvl w:val="1"/>
    </w:pPr>
    <w:rPr>
      <w:rFonts w:ascii="Times New Roman" w:eastAsia="Times New Roman" w:hAnsi="Times New Roman" w:cs="Times New Roman"/>
      <w:color w:val="000000"/>
      <w:kern w:val="0"/>
      <w:sz w:val="24"/>
      <w:szCs w:val="24"/>
      <w14:ligatures w14:val="none"/>
    </w:rPr>
  </w:style>
  <w:style w:type="paragraph" w:customStyle="1" w:styleId="SFParasubclause2">
    <w:name w:val="SF Para subclause 2"/>
    <w:qFormat/>
    <w:rsid w:val="00832ADE"/>
    <w:pPr>
      <w:numPr>
        <w:ilvl w:val="2"/>
        <w:numId w:val="1"/>
      </w:numPr>
      <w:spacing w:after="240" w:line="240" w:lineRule="auto"/>
      <w:outlineLvl w:val="2"/>
    </w:pPr>
    <w:rPr>
      <w:rFonts w:ascii="Times New Roman" w:eastAsia="Times New Roman" w:hAnsi="Times New Roman" w:cs="Times New Roman"/>
      <w:color w:val="000000"/>
      <w:kern w:val="0"/>
      <w:sz w:val="24"/>
      <w:szCs w:val="24"/>
      <w14:ligatures w14:val="none"/>
    </w:rPr>
  </w:style>
  <w:style w:type="paragraph" w:customStyle="1" w:styleId="SFParasubclause3">
    <w:name w:val="SF Para subclause 3"/>
    <w:qFormat/>
    <w:rsid w:val="00832ADE"/>
    <w:pPr>
      <w:numPr>
        <w:ilvl w:val="3"/>
        <w:numId w:val="1"/>
      </w:numPr>
      <w:spacing w:after="240" w:line="240" w:lineRule="auto"/>
      <w:outlineLvl w:val="3"/>
    </w:pPr>
    <w:rPr>
      <w:rFonts w:ascii="Times New Roman" w:eastAsia="Times New Roman" w:hAnsi="Times New Roman" w:cs="Times New Roman"/>
      <w:color w:val="000000"/>
      <w:kern w:val="0"/>
      <w:sz w:val="24"/>
      <w:szCs w:val="24"/>
      <w14:ligatures w14:val="none"/>
    </w:rPr>
  </w:style>
  <w:style w:type="character" w:customStyle="1" w:styleId="SFParasubclause1Char">
    <w:name w:val="SF Para subclause 1 Char"/>
    <w:basedOn w:val="DefaultParagraphFont"/>
    <w:link w:val="SFParasubclause1"/>
    <w:locked/>
    <w:rsid w:val="00832ADE"/>
    <w:rPr>
      <w:rFonts w:ascii="Times New Roman" w:eastAsia="Times New Roman" w:hAnsi="Times New Roman" w:cs="Times New Roman"/>
      <w:color w:val="000000"/>
      <w:kern w:val="0"/>
      <w:sz w:val="24"/>
      <w:szCs w:val="24"/>
      <w14:ligatures w14:val="none"/>
    </w:rPr>
  </w:style>
  <w:style w:type="character" w:customStyle="1" w:styleId="SFPara-ClauseChar">
    <w:name w:val="SF Para - Clause Char"/>
    <w:basedOn w:val="DefaultParagraphFont"/>
    <w:link w:val="SFPara-Clause"/>
    <w:rsid w:val="00832ADE"/>
    <w:rPr>
      <w:rFonts w:ascii="Times New Roman" w:eastAsia="Times New Roman" w:hAnsi="Times New Roman" w:cs="Times New Roman"/>
      <w:color w:val="000000"/>
      <w:kern w:val="0"/>
      <w:sz w:val="24"/>
      <w:szCs w:val="24"/>
      <w14:ligatures w14:val="none"/>
    </w:rPr>
  </w:style>
  <w:style w:type="paragraph" w:styleId="ListParagraph">
    <w:name w:val="List Paragraph"/>
    <w:basedOn w:val="Normal"/>
    <w:uiPriority w:val="34"/>
    <w:qFormat/>
    <w:rsid w:val="007B5834"/>
    <w:pPr>
      <w:widowControl/>
      <w:autoSpaceDE/>
      <w:autoSpaceDN/>
      <w:ind w:left="720"/>
      <w:contextualSpacing/>
    </w:pPr>
    <w:rPr>
      <w:sz w:val="24"/>
      <w:szCs w:val="24"/>
    </w:rPr>
  </w:style>
  <w:style w:type="character" w:styleId="CommentReference">
    <w:name w:val="annotation reference"/>
    <w:basedOn w:val="DefaultParagraphFont"/>
    <w:semiHidden/>
    <w:rsid w:val="007B5834"/>
    <w:rPr>
      <w:color w:val="000000"/>
      <w:sz w:val="16"/>
      <w:szCs w:val="16"/>
    </w:rPr>
  </w:style>
  <w:style w:type="character" w:customStyle="1" w:styleId="cosearchterm">
    <w:name w:val="co_searchterm"/>
    <w:basedOn w:val="DefaultParagraphFont"/>
    <w:rsid w:val="007B5834"/>
    <w:rPr>
      <w:color w:val="000000"/>
    </w:rPr>
  </w:style>
  <w:style w:type="character" w:customStyle="1" w:styleId="Heading1Char">
    <w:name w:val="Heading 1 Char"/>
    <w:basedOn w:val="DefaultParagraphFont"/>
    <w:link w:val="Heading1"/>
    <w:uiPriority w:val="9"/>
    <w:rsid w:val="00D85780"/>
    <w:rPr>
      <w:rFonts w:ascii="Times New Roman" w:eastAsia="Times New Roman" w:hAnsi="Times New Roman" w:cs="Times New Roman"/>
      <w:b/>
      <w:bCs/>
      <w:kern w:val="0"/>
      <w14:ligatures w14:val="none"/>
    </w:rPr>
  </w:style>
  <w:style w:type="character" w:styleId="Hyperlink">
    <w:name w:val="Hyperlink"/>
    <w:basedOn w:val="DefaultParagraphFont"/>
    <w:uiPriority w:val="99"/>
    <w:unhideWhenUsed/>
    <w:rsid w:val="00CA29A0"/>
    <w:rPr>
      <w:color w:val="0563C1" w:themeColor="hyperlink"/>
      <w:u w:val="single"/>
    </w:rPr>
  </w:style>
  <w:style w:type="character" w:styleId="UnresolvedMention">
    <w:name w:val="Unresolved Mention"/>
    <w:basedOn w:val="DefaultParagraphFont"/>
    <w:uiPriority w:val="99"/>
    <w:semiHidden/>
    <w:unhideWhenUsed/>
    <w:rsid w:val="00CA29A0"/>
    <w:rPr>
      <w:color w:val="605E5C"/>
      <w:shd w:val="clear" w:color="auto" w:fill="E1DFDD"/>
    </w:rPr>
  </w:style>
  <w:style w:type="paragraph" w:styleId="Revision">
    <w:name w:val="Revision"/>
    <w:hidden/>
    <w:uiPriority w:val="99"/>
    <w:semiHidden/>
    <w:rsid w:val="00D269A3"/>
    <w:pPr>
      <w:spacing w:after="0" w:line="240" w:lineRule="auto"/>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unhideWhenUsed/>
    <w:rsid w:val="00D269A3"/>
    <w:rPr>
      <w:sz w:val="20"/>
      <w:szCs w:val="20"/>
    </w:rPr>
  </w:style>
  <w:style w:type="character" w:customStyle="1" w:styleId="CommentTextChar">
    <w:name w:val="Comment Text Char"/>
    <w:basedOn w:val="DefaultParagraphFont"/>
    <w:link w:val="CommentText"/>
    <w:uiPriority w:val="99"/>
    <w:rsid w:val="00D269A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69A3"/>
    <w:rPr>
      <w:b/>
      <w:bCs/>
    </w:rPr>
  </w:style>
  <w:style w:type="character" w:customStyle="1" w:styleId="CommentSubjectChar">
    <w:name w:val="Comment Subject Char"/>
    <w:basedOn w:val="CommentTextChar"/>
    <w:link w:val="CommentSubject"/>
    <w:uiPriority w:val="99"/>
    <w:semiHidden/>
    <w:rsid w:val="00D269A3"/>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F473F1"/>
    <w:rPr>
      <w:color w:val="954F72" w:themeColor="followedHyperlink"/>
      <w:u w:val="single"/>
    </w:rPr>
  </w:style>
  <w:style w:type="character" w:customStyle="1" w:styleId="Heading2Char">
    <w:name w:val="Heading 2 Char"/>
    <w:basedOn w:val="DefaultParagraphFont"/>
    <w:link w:val="Heading2"/>
    <w:uiPriority w:val="9"/>
    <w:semiHidden/>
    <w:rsid w:val="00D37E32"/>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235231">
      <w:bodyDiv w:val="1"/>
      <w:marLeft w:val="0"/>
      <w:marRight w:val="0"/>
      <w:marTop w:val="0"/>
      <w:marBottom w:val="0"/>
      <w:divBdr>
        <w:top w:val="none" w:sz="0" w:space="0" w:color="auto"/>
        <w:left w:val="none" w:sz="0" w:space="0" w:color="auto"/>
        <w:bottom w:val="none" w:sz="0" w:space="0" w:color="auto"/>
        <w:right w:val="none" w:sz="0" w:space="0" w:color="auto"/>
      </w:divBdr>
    </w:div>
    <w:div w:id="210294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58ECF62C38B44F84C1AE90997F0148" ma:contentTypeVersion="18" ma:contentTypeDescription="Create a new document." ma:contentTypeScope="" ma:versionID="4f3a1ef403bb531c0c2f45c7ceed1601">
  <xsd:schema xmlns:xsd="http://www.w3.org/2001/XMLSchema" xmlns:xs="http://www.w3.org/2001/XMLSchema" xmlns:p="http://schemas.microsoft.com/office/2006/metadata/properties" xmlns:ns1="http://schemas.microsoft.com/sharepoint/v3" xmlns:ns2="f01ab761-3af6-4c16-ba09-880e1e1a829d" xmlns:ns3="8dac67ae-6f5d-4d44-a8c9-30726022ab0f" targetNamespace="http://schemas.microsoft.com/office/2006/metadata/properties" ma:root="true" ma:fieldsID="1e1058464645987d2cbbb5807a5356df" ns1:_="" ns2:_="" ns3:_="">
    <xsd:import namespace="http://schemas.microsoft.com/sharepoint/v3"/>
    <xsd:import namespace="f01ab761-3af6-4c16-ba09-880e1e1a829d"/>
    <xsd:import namespace="8dac67ae-6f5d-4d44-a8c9-30726022ab0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_Flow_SignoffStatus" minOccurs="0"/>
                <xsd:element ref="ns2:MediaServiceLocatio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ab761-3af6-4c16-ba09-880e1e1a8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1ddbf18-ae53-4fce-a37b-2e129a20983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ac67ae-6f5d-4d44-a8c9-30726022ab0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06f64d7-eecd-4ca2-9669-69bf348592c1}" ma:internalName="TaxCatchAll" ma:showField="CatchAllData" ma:web="8dac67ae-6f5d-4d44-a8c9-30726022ab0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1ab761-3af6-4c16-ba09-880e1e1a829d">
      <Terms xmlns="http://schemas.microsoft.com/office/infopath/2007/PartnerControls"/>
    </lcf76f155ced4ddcb4097134ff3c332f>
    <TaxCatchAll xmlns="8dac67ae-6f5d-4d44-a8c9-30726022ab0f" xsi:nil="true"/>
    <_Flow_SignoffStatus xmlns="f01ab761-3af6-4c16-ba09-880e1e1a829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70C33-A3FB-41EE-8B9C-8483F0019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1ab761-3af6-4c16-ba09-880e1e1a829d"/>
    <ds:schemaRef ds:uri="8dac67ae-6f5d-4d44-a8c9-30726022ab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FF7140-A846-4B13-BD61-C3AB43FDD945}">
  <ds:schemaRefs>
    <ds:schemaRef ds:uri="http://schemas.microsoft.com/sharepoint/v3/contenttype/forms"/>
  </ds:schemaRefs>
</ds:datastoreItem>
</file>

<file path=customXml/itemProps3.xml><?xml version="1.0" encoding="utf-8"?>
<ds:datastoreItem xmlns:ds="http://schemas.openxmlformats.org/officeDocument/2006/customXml" ds:itemID="{D3398E5C-222E-43FF-BBD8-928652F69BA0}">
  <ds:schemaRefs>
    <ds:schemaRef ds:uri="http://schemas.microsoft.com/office/2006/metadata/properties"/>
    <ds:schemaRef ds:uri="http://schemas.microsoft.com/office/infopath/2007/PartnerControls"/>
    <ds:schemaRef ds:uri="f01ab761-3af6-4c16-ba09-880e1e1a829d"/>
    <ds:schemaRef ds:uri="8dac67ae-6f5d-4d44-a8c9-30726022ab0f"/>
    <ds:schemaRef ds:uri="http://schemas.microsoft.com/sharepoint/v3"/>
  </ds:schemaRefs>
</ds:datastoreItem>
</file>

<file path=customXml/itemProps4.xml><?xml version="1.0" encoding="utf-8"?>
<ds:datastoreItem xmlns:ds="http://schemas.openxmlformats.org/officeDocument/2006/customXml" ds:itemID="{5D56F487-CDA1-4BCF-A722-689C23EF7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14</Pages>
  <Words>3737</Words>
  <Characters>21942</Characters>
  <Application>Microsoft Office Word</Application>
  <DocSecurity>0</DocSecurity>
  <Lines>378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Trenton Jones</dc:creator>
  <cp:keywords/>
  <dc:description/>
  <cp:lastModifiedBy>Brandon Chapman</cp:lastModifiedBy>
  <cp:revision>35</cp:revision>
  <cp:lastPrinted>2023-12-06T17:17:00Z</cp:lastPrinted>
  <dcterms:created xsi:type="dcterms:W3CDTF">2025-10-30T15:12:00Z</dcterms:created>
  <dcterms:modified xsi:type="dcterms:W3CDTF">2025-11-19T15:04:00Z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0x0101007558ECF62C38B44F84C1AE90997F0148</vt:lpwstr>
  </property>
  <property fmtid="{D5CDD505-2E9C-101B-9397-08002B2CF9AE}" pid="3" name="MSIP_Label_36c6fe5c-910d-479d-80da-aeda47162694_Enabled">
    <vt:lpwstr>true</vt:lpwstr>
  </property>
  <property fmtid="{D5CDD505-2E9C-101B-9397-08002B2CF9AE}" pid="4" name="MSIP_Label_36c6fe5c-910d-479d-80da-aeda47162694_SetDate">
    <vt:lpwstr>2023-11-29T19:02:11Z</vt:lpwstr>
  </property>
  <property fmtid="{D5CDD505-2E9C-101B-9397-08002B2CF9AE}" pid="5" name="MSIP_Label_36c6fe5c-910d-479d-80da-aeda47162694_Method">
    <vt:lpwstr>Standard</vt:lpwstr>
  </property>
  <property fmtid="{D5CDD505-2E9C-101B-9397-08002B2CF9AE}" pid="6" name="MSIP_Label_36c6fe5c-910d-479d-80da-aeda47162694_Name">
    <vt:lpwstr>defa4170-0d19-0005-0001-bc88714345d2</vt:lpwstr>
  </property>
  <property fmtid="{D5CDD505-2E9C-101B-9397-08002B2CF9AE}" pid="7" name="MSIP_Label_36c6fe5c-910d-479d-80da-aeda47162694_SiteId">
    <vt:lpwstr>e621cde8-4b39-45aa-87a8-05c82dc3aaa7</vt:lpwstr>
  </property>
  <property fmtid="{D5CDD505-2E9C-101B-9397-08002B2CF9AE}" pid="8" name="MSIP_Label_36c6fe5c-910d-479d-80da-aeda47162694_ActionId">
    <vt:lpwstr>1f0cca30-1f13-4e25-9871-e9b508e644a8</vt:lpwstr>
  </property>
  <property fmtid="{D5CDD505-2E9C-101B-9397-08002B2CF9AE}" pid="9" name="MSIP_Label_36c6fe5c-910d-479d-80da-aeda47162694_ContentBits">
    <vt:lpwstr>0</vt:lpwstr>
  </property>
</Properties>
</file>