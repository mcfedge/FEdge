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A1C4" w14:textId="78A9D0C9" w:rsidR="00722148" w:rsidRPr="009C0E1A" w:rsidRDefault="00722148" w:rsidP="164DF7E0">
      <w:pPr>
        <w:rPr>
          <w:rFonts w:ascii="Arial" w:hAnsi="Arial" w:cs="Arial"/>
          <w:sz w:val="24"/>
          <w:szCs w:val="24"/>
          <w:highlight w:val="magenta"/>
        </w:rPr>
      </w:pPr>
    </w:p>
    <w:p w14:paraId="23F39A9B" w14:textId="52A18084" w:rsidR="00475148" w:rsidRPr="00121A4F" w:rsidRDefault="002C4773" w:rsidP="001027BF">
      <w:pPr>
        <w:jc w:val="center"/>
        <w:rPr>
          <w:b/>
          <w:bCs/>
          <w:sz w:val="24"/>
          <w:szCs w:val="24"/>
        </w:rPr>
      </w:pPr>
      <w:r>
        <w:rPr>
          <w:b/>
          <w:bCs/>
          <w:sz w:val="24"/>
          <w:szCs w:val="24"/>
        </w:rPr>
        <w:t xml:space="preserve">SALES REPRESENTATIVE </w:t>
      </w:r>
      <w:r w:rsidR="001027BF" w:rsidRPr="00121A4F">
        <w:rPr>
          <w:b/>
          <w:bCs/>
          <w:sz w:val="24"/>
          <w:szCs w:val="24"/>
        </w:rPr>
        <w:t>AGREEMENT</w:t>
      </w:r>
    </w:p>
    <w:p w14:paraId="1EC8163E" w14:textId="77777777" w:rsidR="001027BF" w:rsidRDefault="001027BF" w:rsidP="001027BF">
      <w:pPr>
        <w:jc w:val="center"/>
        <w:rPr>
          <w:sz w:val="24"/>
          <w:szCs w:val="24"/>
          <w:highlight w:val="yellow"/>
        </w:rPr>
      </w:pPr>
    </w:p>
    <w:p w14:paraId="0CE356B9" w14:textId="209DD7CA" w:rsidR="001027BF" w:rsidRPr="002C4773" w:rsidRDefault="001027BF" w:rsidP="00DC367E">
      <w:pPr>
        <w:spacing w:after="240"/>
        <w:jc w:val="both"/>
      </w:pPr>
      <w:r w:rsidRPr="002C4773">
        <w:t xml:space="preserve">This </w:t>
      </w:r>
      <w:r w:rsidR="005E2968">
        <w:t>SALES REPRESENTATIVE</w:t>
      </w:r>
      <w:r w:rsidRPr="002C4773">
        <w:t xml:space="preserve"> AGREEMENT (the “Agreement”) is entered into as of the last date of </w:t>
      </w:r>
      <w:r w:rsidR="00FA3D43" w:rsidRPr="002C4773">
        <w:t xml:space="preserve">the </w:t>
      </w:r>
      <w:r w:rsidRPr="002C4773">
        <w:t>signature evidenced below (“Effective Date”) by and between Forward Edge-AI, Inc, a Texas corporation having an office at 10108 Carter Canyon, San Antonio, Texas 78255 (“Forward Edge-AI</w:t>
      </w:r>
      <w:r w:rsidR="00426C11" w:rsidRPr="002C4773">
        <w:t>” or “</w:t>
      </w:r>
      <w:r w:rsidR="005E2968">
        <w:t>Company</w:t>
      </w:r>
      <w:r w:rsidR="00426C11" w:rsidRPr="002C4773">
        <w:t>”</w:t>
      </w:r>
      <w:r w:rsidRPr="002C4773">
        <w:t xml:space="preserve">) and </w:t>
      </w:r>
      <w:r w:rsidR="005E2968" w:rsidRPr="000334AF">
        <w:rPr>
          <w:highlight w:val="yellow"/>
        </w:rPr>
        <w:t>[NAME OF SALES REP COMPANY]</w:t>
      </w:r>
      <w:r w:rsidRPr="000334AF">
        <w:rPr>
          <w:highlight w:val="yellow"/>
        </w:rPr>
        <w:t>, a</w:t>
      </w:r>
      <w:r w:rsidR="005E2968" w:rsidRPr="000334AF">
        <w:rPr>
          <w:highlight w:val="yellow"/>
        </w:rPr>
        <w:t xml:space="preserve"> [STATE/COUNTRY] corporation </w:t>
      </w:r>
      <w:r w:rsidRPr="000334AF">
        <w:rPr>
          <w:highlight w:val="yellow"/>
        </w:rPr>
        <w:t xml:space="preserve">having an office at </w:t>
      </w:r>
      <w:r w:rsidR="005E2968" w:rsidRPr="000334AF">
        <w:rPr>
          <w:highlight w:val="yellow"/>
        </w:rPr>
        <w:t xml:space="preserve">[ADDRESS] </w:t>
      </w:r>
      <w:r w:rsidRPr="000334AF">
        <w:rPr>
          <w:highlight w:val="yellow"/>
        </w:rPr>
        <w:t>(“</w:t>
      </w:r>
      <w:r w:rsidR="005E2968" w:rsidRPr="000334AF">
        <w:rPr>
          <w:highlight w:val="yellow"/>
        </w:rPr>
        <w:t>NAME OF SALES REP COMPANY</w:t>
      </w:r>
      <w:r w:rsidRPr="000334AF">
        <w:rPr>
          <w:highlight w:val="yellow"/>
        </w:rPr>
        <w:t>”</w:t>
      </w:r>
      <w:r w:rsidR="00510941" w:rsidRPr="002C4773">
        <w:t xml:space="preserve"> or “</w:t>
      </w:r>
      <w:r w:rsidR="000C4849">
        <w:t xml:space="preserve"> Sales </w:t>
      </w:r>
      <w:r w:rsidR="005E2968">
        <w:t>Representative</w:t>
      </w:r>
      <w:r w:rsidR="00510941" w:rsidRPr="002C4773">
        <w:t>”</w:t>
      </w:r>
      <w:r w:rsidRPr="002C4773">
        <w:t xml:space="preserve">). </w:t>
      </w:r>
      <w:r w:rsidR="000F2440" w:rsidRPr="002C4773">
        <w:t xml:space="preserve">Forward Edge-AI and </w:t>
      </w:r>
      <w:r w:rsidR="00F938E5">
        <w:t xml:space="preserve">Sales </w:t>
      </w:r>
      <w:r w:rsidR="00D45B7E">
        <w:t>Representative</w:t>
      </w:r>
      <w:r w:rsidR="000F2440" w:rsidRPr="002C4773">
        <w:t xml:space="preserve"> </w:t>
      </w:r>
      <w:r w:rsidR="00DC58C6" w:rsidRPr="002C4773">
        <w:t>may be referred to herein collectively as the ‘Parties” or individually as a “Party.”</w:t>
      </w:r>
    </w:p>
    <w:p w14:paraId="2D8284EF" w14:textId="626C22FE" w:rsidR="00DE3738" w:rsidRPr="002C4773" w:rsidRDefault="001772E1" w:rsidP="00514BB5">
      <w:pPr>
        <w:spacing w:after="240"/>
        <w:jc w:val="center"/>
      </w:pPr>
      <w:r w:rsidRPr="002C4773">
        <w:t>RECITALS</w:t>
      </w:r>
    </w:p>
    <w:p w14:paraId="54CEEF15" w14:textId="4DDC29EA" w:rsidR="00DE3738" w:rsidRPr="002C4773" w:rsidRDefault="00054564" w:rsidP="00DC367E">
      <w:pPr>
        <w:spacing w:after="240"/>
        <w:jc w:val="both"/>
      </w:pPr>
      <w:r w:rsidRPr="002C4773">
        <w:tab/>
        <w:t xml:space="preserve">WHEREAS, </w:t>
      </w:r>
      <w:r w:rsidR="000C4849">
        <w:t>Company</w:t>
      </w:r>
      <w:r w:rsidR="000C4849" w:rsidRPr="002C4773">
        <w:t xml:space="preserve"> </w:t>
      </w:r>
      <w:r w:rsidR="00DE3738" w:rsidRPr="002C4773">
        <w:t xml:space="preserve">is in engaged in the manufacture </w:t>
      </w:r>
      <w:r w:rsidR="000C4849">
        <w:t>and s</w:t>
      </w:r>
      <w:r w:rsidR="00D333D0">
        <w:t>ale</w:t>
      </w:r>
      <w:r w:rsidR="000C4849">
        <w:t xml:space="preserve"> </w:t>
      </w:r>
      <w:r w:rsidR="00DE3738" w:rsidRPr="002C4773">
        <w:t>of Products</w:t>
      </w:r>
      <w:r w:rsidR="00D333D0">
        <w:t xml:space="preserve"> </w:t>
      </w:r>
      <w:r w:rsidR="002B2CD8" w:rsidRPr="002C4773">
        <w:t xml:space="preserve">as described in </w:t>
      </w:r>
      <w:r w:rsidR="002B2CD8" w:rsidRPr="002C4773">
        <w:rPr>
          <w:b/>
          <w:bCs/>
        </w:rPr>
        <w:t>Exhibit A</w:t>
      </w:r>
      <w:r w:rsidR="00C7353E" w:rsidRPr="002C4773">
        <w:t>;</w:t>
      </w:r>
    </w:p>
    <w:p w14:paraId="214BD4AE" w14:textId="5D04F766" w:rsidR="000C4849" w:rsidRDefault="00DE3738" w:rsidP="00DC367E">
      <w:pPr>
        <w:spacing w:after="240"/>
        <w:jc w:val="both"/>
      </w:pPr>
      <w:r w:rsidRPr="002C4773">
        <w:tab/>
        <w:t xml:space="preserve">WHEREAS, </w:t>
      </w:r>
      <w:r w:rsidR="000C4849">
        <w:t>Sales Representative</w:t>
      </w:r>
      <w:r w:rsidRPr="002C4773">
        <w:t xml:space="preserve"> desires to </w:t>
      </w:r>
      <w:r w:rsidR="00977560">
        <w:t>assist</w:t>
      </w:r>
      <w:r w:rsidR="000C4849">
        <w:t xml:space="preserve"> the Company</w:t>
      </w:r>
      <w:r w:rsidR="004A1668">
        <w:t xml:space="preserve"> as an independent sales representative</w:t>
      </w:r>
      <w:r w:rsidR="000C4849">
        <w:t xml:space="preserve"> in the promotion and sale of </w:t>
      </w:r>
      <w:r w:rsidR="00D333D0">
        <w:t xml:space="preserve">the </w:t>
      </w:r>
      <w:r w:rsidR="000C4849">
        <w:t>Products offered by the Company; and</w:t>
      </w:r>
    </w:p>
    <w:p w14:paraId="09522814" w14:textId="5EA2A4EC" w:rsidR="00054564" w:rsidRPr="002C4773" w:rsidRDefault="000C4849" w:rsidP="00DC367E">
      <w:pPr>
        <w:spacing w:after="240"/>
        <w:jc w:val="both"/>
      </w:pPr>
      <w:r>
        <w:tab/>
        <w:t>WHEREAS,</w:t>
      </w:r>
      <w:r w:rsidR="009A5D42">
        <w:t xml:space="preserve"> Company desires to engage Sales Representative as an independent sales representative</w:t>
      </w:r>
      <w:r w:rsidR="00D333D0">
        <w:t xml:space="preserve"> in the promotion and sale of the Products offered by the Company to Customers</w:t>
      </w:r>
      <w:r w:rsidR="009A5D42">
        <w:t xml:space="preserve"> in the Territory. </w:t>
      </w:r>
    </w:p>
    <w:p w14:paraId="2D41AEDB" w14:textId="27B17A04" w:rsidR="00832ADE" w:rsidRPr="002C4773" w:rsidRDefault="00054564" w:rsidP="00514BB5">
      <w:pPr>
        <w:spacing w:after="240"/>
        <w:ind w:firstLine="720"/>
        <w:jc w:val="both"/>
      </w:pPr>
      <w:r w:rsidRPr="002C4773">
        <w:t>NOW THEREFORE, i</w:t>
      </w:r>
      <w:r w:rsidR="00DC58C6" w:rsidRPr="002C4773">
        <w:t>n consideration of the mutual covenants, term and conditions set forth herein, and for other good and valuable consideration, the receipt and sufficiency of which are hereby acknowledged, the Parties agree as follows:</w:t>
      </w:r>
    </w:p>
    <w:p w14:paraId="4BF573EB" w14:textId="77777777" w:rsidR="00832ADE" w:rsidRPr="002C4773" w:rsidRDefault="00832ADE" w:rsidP="00DC367E">
      <w:pPr>
        <w:pStyle w:val="SFPara-Clause"/>
        <w:numPr>
          <w:ilvl w:val="0"/>
          <w:numId w:val="5"/>
        </w:numPr>
        <w:spacing w:before="0"/>
        <w:jc w:val="both"/>
        <w:rPr>
          <w:rStyle w:val="SFParasubclause1Char"/>
          <w:b/>
          <w:bCs/>
          <w:sz w:val="22"/>
          <w:szCs w:val="22"/>
        </w:rPr>
      </w:pPr>
      <w:r w:rsidRPr="002C4773">
        <w:rPr>
          <w:rStyle w:val="SFParasubclause1Char"/>
          <w:b/>
          <w:bCs/>
          <w:sz w:val="22"/>
          <w:szCs w:val="22"/>
          <w:u w:val="single"/>
        </w:rPr>
        <w:t>Definitions</w:t>
      </w:r>
      <w:r w:rsidRPr="002C4773">
        <w:rPr>
          <w:rStyle w:val="SFParasubclause1Char"/>
          <w:b/>
          <w:bCs/>
          <w:sz w:val="22"/>
          <w:szCs w:val="22"/>
        </w:rPr>
        <w:t>.</w:t>
      </w:r>
    </w:p>
    <w:p w14:paraId="1D8E6D82" w14:textId="0A5DEA53" w:rsidR="00832ADE" w:rsidRDefault="00832ADE" w:rsidP="00DC367E">
      <w:pPr>
        <w:pStyle w:val="SFParasubclause1"/>
        <w:tabs>
          <w:tab w:val="num" w:pos="1440"/>
        </w:tabs>
        <w:ind w:left="0"/>
        <w:jc w:val="both"/>
        <w:rPr>
          <w:sz w:val="22"/>
          <w:szCs w:val="22"/>
        </w:rPr>
      </w:pPr>
      <w:r w:rsidRPr="002C4773">
        <w:rPr>
          <w:sz w:val="22"/>
          <w:szCs w:val="22"/>
        </w:rPr>
        <w:t>“Customer” means an entity to which the Products</w:t>
      </w:r>
      <w:r w:rsidR="008504D9" w:rsidRPr="002C4773">
        <w:rPr>
          <w:sz w:val="22"/>
          <w:szCs w:val="22"/>
        </w:rPr>
        <w:t xml:space="preserve"> </w:t>
      </w:r>
      <w:r w:rsidRPr="002C4773">
        <w:rPr>
          <w:sz w:val="22"/>
          <w:szCs w:val="22"/>
        </w:rPr>
        <w:t>are sold</w:t>
      </w:r>
      <w:r w:rsidR="00432537" w:rsidRPr="002C4773">
        <w:rPr>
          <w:sz w:val="22"/>
          <w:szCs w:val="22"/>
        </w:rPr>
        <w:t xml:space="preserve">, </w:t>
      </w:r>
      <w:r w:rsidR="00301F2B" w:rsidRPr="002C4773">
        <w:rPr>
          <w:sz w:val="22"/>
          <w:szCs w:val="22"/>
        </w:rPr>
        <w:t xml:space="preserve">as described </w:t>
      </w:r>
      <w:r w:rsidR="00432537" w:rsidRPr="002C4773">
        <w:rPr>
          <w:sz w:val="22"/>
          <w:szCs w:val="22"/>
        </w:rPr>
        <w:t xml:space="preserve">in </w:t>
      </w:r>
      <w:r w:rsidR="00432537" w:rsidRPr="002C4773">
        <w:rPr>
          <w:b/>
          <w:bCs/>
          <w:sz w:val="22"/>
          <w:szCs w:val="22"/>
        </w:rPr>
        <w:t>Exhibit B</w:t>
      </w:r>
      <w:r w:rsidR="00432537" w:rsidRPr="002C4773">
        <w:rPr>
          <w:sz w:val="22"/>
          <w:szCs w:val="22"/>
        </w:rPr>
        <w:t xml:space="preserve">. </w:t>
      </w:r>
    </w:p>
    <w:p w14:paraId="701FD646" w14:textId="160BD551" w:rsidR="0093649B" w:rsidRPr="002C4773" w:rsidRDefault="0093649B" w:rsidP="00DC367E">
      <w:pPr>
        <w:pStyle w:val="SFParasubclause1"/>
        <w:tabs>
          <w:tab w:val="num" w:pos="1440"/>
        </w:tabs>
        <w:ind w:left="0"/>
        <w:jc w:val="both"/>
        <w:rPr>
          <w:sz w:val="22"/>
          <w:szCs w:val="22"/>
        </w:rPr>
      </w:pPr>
      <w:r>
        <w:rPr>
          <w:sz w:val="22"/>
          <w:szCs w:val="22"/>
        </w:rPr>
        <w:t>“</w:t>
      </w:r>
      <w:commentRangeStart w:id="0"/>
      <w:commentRangeStart w:id="1"/>
      <w:r>
        <w:rPr>
          <w:sz w:val="22"/>
          <w:szCs w:val="22"/>
        </w:rPr>
        <w:t>Net Sales</w:t>
      </w:r>
      <w:r w:rsidR="00E2329D">
        <w:rPr>
          <w:sz w:val="22"/>
          <w:szCs w:val="22"/>
        </w:rPr>
        <w:t xml:space="preserve"> Price</w:t>
      </w:r>
      <w:commentRangeEnd w:id="0"/>
      <w:r w:rsidR="00D57223">
        <w:rPr>
          <w:rStyle w:val="CommentReference"/>
        </w:rPr>
        <w:commentReference w:id="0"/>
      </w:r>
      <w:commentRangeEnd w:id="1"/>
      <w:r w:rsidR="007C47CA">
        <w:rPr>
          <w:rStyle w:val="CommentReference"/>
        </w:rPr>
        <w:commentReference w:id="1"/>
      </w:r>
      <w:r>
        <w:rPr>
          <w:sz w:val="22"/>
          <w:szCs w:val="22"/>
        </w:rPr>
        <w:t xml:space="preserve">” means gross invoice price actually received by Company, less taxes, shipping and handling. </w:t>
      </w:r>
    </w:p>
    <w:p w14:paraId="009CF537" w14:textId="2067229B" w:rsidR="004E03FB" w:rsidRDefault="00306850" w:rsidP="00514BB5">
      <w:pPr>
        <w:pStyle w:val="SFParasubclause1"/>
        <w:tabs>
          <w:tab w:val="num" w:pos="1440"/>
        </w:tabs>
        <w:ind w:left="0"/>
        <w:jc w:val="both"/>
        <w:rPr>
          <w:sz w:val="22"/>
          <w:szCs w:val="22"/>
        </w:rPr>
      </w:pPr>
      <w:r w:rsidRPr="002C4773">
        <w:rPr>
          <w:sz w:val="22"/>
          <w:szCs w:val="22"/>
        </w:rPr>
        <w:t xml:space="preserve">“Products” means all </w:t>
      </w:r>
      <w:r w:rsidR="00D333D0">
        <w:rPr>
          <w:sz w:val="22"/>
          <w:szCs w:val="22"/>
        </w:rPr>
        <w:t>products and services</w:t>
      </w:r>
      <w:r w:rsidRPr="002C4773">
        <w:rPr>
          <w:sz w:val="22"/>
          <w:szCs w:val="22"/>
        </w:rPr>
        <w:t xml:space="preserve"> offered by </w:t>
      </w:r>
      <w:r w:rsidR="008A600D">
        <w:rPr>
          <w:sz w:val="22"/>
          <w:szCs w:val="22"/>
        </w:rPr>
        <w:t>Company</w:t>
      </w:r>
      <w:r w:rsidRPr="002C4773">
        <w:rPr>
          <w:sz w:val="22"/>
          <w:szCs w:val="22"/>
        </w:rPr>
        <w:t xml:space="preserve"> as described in </w:t>
      </w:r>
      <w:r w:rsidRPr="002C4773">
        <w:rPr>
          <w:b/>
          <w:bCs/>
          <w:sz w:val="22"/>
          <w:szCs w:val="22"/>
        </w:rPr>
        <w:t xml:space="preserve">Exhibit </w:t>
      </w:r>
      <w:r w:rsidR="00514BB5">
        <w:rPr>
          <w:b/>
          <w:bCs/>
          <w:sz w:val="22"/>
          <w:szCs w:val="22"/>
        </w:rPr>
        <w:t>A.</w:t>
      </w:r>
      <w:r w:rsidR="005F7869" w:rsidRPr="00514BB5">
        <w:rPr>
          <w:sz w:val="22"/>
          <w:szCs w:val="22"/>
        </w:rPr>
        <w:t xml:space="preserve"> </w:t>
      </w:r>
    </w:p>
    <w:p w14:paraId="599334EE" w14:textId="2893A71B" w:rsidR="00597FE6" w:rsidRDefault="00597FE6" w:rsidP="00514BB5">
      <w:pPr>
        <w:pStyle w:val="SFParasubclause1"/>
        <w:tabs>
          <w:tab w:val="num" w:pos="1440"/>
        </w:tabs>
        <w:ind w:left="0"/>
        <w:jc w:val="both"/>
        <w:rPr>
          <w:ins w:id="2" w:author="Brandon Chapman" w:date="2025-10-22T12:54:00Z" w16du:dateUtc="2025-10-22T18:54:00Z"/>
          <w:sz w:val="22"/>
          <w:szCs w:val="22"/>
        </w:rPr>
      </w:pPr>
      <w:r>
        <w:rPr>
          <w:sz w:val="22"/>
          <w:szCs w:val="22"/>
        </w:rPr>
        <w:t xml:space="preserve">“Purchase Order” means a written order for Products submitted by </w:t>
      </w:r>
      <w:r w:rsidR="00D57223">
        <w:rPr>
          <w:sz w:val="22"/>
          <w:szCs w:val="22"/>
        </w:rPr>
        <w:t>Customer</w:t>
      </w:r>
      <w:r>
        <w:rPr>
          <w:sz w:val="22"/>
          <w:szCs w:val="22"/>
        </w:rPr>
        <w:t xml:space="preserve"> in accordance with this Agreement.</w:t>
      </w:r>
    </w:p>
    <w:p w14:paraId="47C44511" w14:textId="2383FFED" w:rsidR="001B007A" w:rsidRDefault="001B007A" w:rsidP="00514BB5">
      <w:pPr>
        <w:pStyle w:val="SFParasubclause1"/>
        <w:tabs>
          <w:tab w:val="num" w:pos="1440"/>
        </w:tabs>
        <w:ind w:left="0"/>
        <w:jc w:val="both"/>
        <w:rPr>
          <w:sz w:val="22"/>
          <w:szCs w:val="22"/>
        </w:rPr>
      </w:pPr>
      <w:ins w:id="3" w:author="Brandon Chapman" w:date="2025-10-22T12:54:00Z">
        <w:r w:rsidRPr="001B007A">
          <w:rPr>
            <w:sz w:val="22"/>
            <w:szCs w:val="22"/>
          </w:rPr>
          <w:t>“Qualified Sale” means a sale of Products or Services that (</w:t>
        </w:r>
        <w:proofErr w:type="spellStart"/>
        <w:r w:rsidRPr="001B007A">
          <w:rPr>
            <w:sz w:val="22"/>
            <w:szCs w:val="22"/>
          </w:rPr>
          <w:t>i</w:t>
        </w:r>
        <w:proofErr w:type="spellEnd"/>
        <w:r w:rsidRPr="001B007A">
          <w:rPr>
            <w:sz w:val="22"/>
            <w:szCs w:val="22"/>
          </w:rPr>
          <w:t>) originates directly from the Representative’s efforts, (ii) is accepted by the Company, (iii) is invoiced by the Company to the Customer, and (iv) for which the Company has received full, non-refundable payment.”</w:t>
        </w:r>
      </w:ins>
    </w:p>
    <w:p w14:paraId="6B6672BA" w14:textId="2A79DF7E" w:rsidR="00597FE6" w:rsidRPr="00514BB5" w:rsidRDefault="00597FE6" w:rsidP="00514BB5">
      <w:pPr>
        <w:pStyle w:val="SFParasubclause1"/>
        <w:tabs>
          <w:tab w:val="num" w:pos="1440"/>
        </w:tabs>
        <w:ind w:left="0"/>
        <w:jc w:val="both"/>
        <w:rPr>
          <w:sz w:val="22"/>
          <w:szCs w:val="22"/>
        </w:rPr>
      </w:pPr>
      <w:r>
        <w:rPr>
          <w:sz w:val="22"/>
          <w:szCs w:val="22"/>
        </w:rPr>
        <w:t xml:space="preserve">“Quote” means the statement issued by Company to </w:t>
      </w:r>
      <w:r w:rsidR="006857FA">
        <w:rPr>
          <w:sz w:val="22"/>
          <w:szCs w:val="22"/>
        </w:rPr>
        <w:t>Customer</w:t>
      </w:r>
      <w:r>
        <w:rPr>
          <w:sz w:val="22"/>
          <w:szCs w:val="22"/>
        </w:rPr>
        <w:t xml:space="preserve"> containing the price, discounts and payment terms for the desired Products. </w:t>
      </w:r>
    </w:p>
    <w:p w14:paraId="2F2C8C2F" w14:textId="58AAF6ED" w:rsidR="001772E1" w:rsidRPr="002C4773" w:rsidRDefault="001772E1" w:rsidP="00DC367E">
      <w:pPr>
        <w:pStyle w:val="SFParasubclause1"/>
        <w:tabs>
          <w:tab w:val="num" w:pos="1440"/>
        </w:tabs>
        <w:ind w:left="0"/>
        <w:jc w:val="both"/>
        <w:rPr>
          <w:rStyle w:val="SFParasubclause1Char"/>
          <w:sz w:val="22"/>
          <w:szCs w:val="22"/>
        </w:rPr>
      </w:pPr>
      <w:commentRangeStart w:id="4"/>
      <w:commentRangeStart w:id="5"/>
      <w:r w:rsidRPr="002C4773">
        <w:rPr>
          <w:sz w:val="22"/>
          <w:szCs w:val="22"/>
        </w:rPr>
        <w:t>“Territory</w:t>
      </w:r>
      <w:commentRangeEnd w:id="4"/>
      <w:r w:rsidR="006B75DB">
        <w:rPr>
          <w:rStyle w:val="CommentReference"/>
        </w:rPr>
        <w:commentReference w:id="4"/>
      </w:r>
      <w:commentRangeEnd w:id="5"/>
      <w:r w:rsidR="007C47CA">
        <w:rPr>
          <w:rStyle w:val="CommentReference"/>
        </w:rPr>
        <w:commentReference w:id="5"/>
      </w:r>
      <w:r w:rsidRPr="002C4773">
        <w:rPr>
          <w:sz w:val="22"/>
          <w:szCs w:val="22"/>
        </w:rPr>
        <w:t>” means the geographic area within which th</w:t>
      </w:r>
      <w:r w:rsidR="006D53BF" w:rsidRPr="002C4773">
        <w:rPr>
          <w:sz w:val="22"/>
          <w:szCs w:val="22"/>
        </w:rPr>
        <w:t xml:space="preserve">is </w:t>
      </w:r>
      <w:r w:rsidR="00C66B8B" w:rsidRPr="002C4773">
        <w:rPr>
          <w:sz w:val="22"/>
          <w:szCs w:val="22"/>
        </w:rPr>
        <w:t>A</w:t>
      </w:r>
      <w:r w:rsidR="006D53BF" w:rsidRPr="002C4773">
        <w:rPr>
          <w:sz w:val="22"/>
          <w:szCs w:val="22"/>
        </w:rPr>
        <w:t>greement</w:t>
      </w:r>
      <w:r w:rsidRPr="002C4773">
        <w:rPr>
          <w:sz w:val="22"/>
          <w:szCs w:val="22"/>
        </w:rPr>
        <w:t xml:space="preserve"> hereunder shall be operative, specified herein as</w:t>
      </w:r>
      <w:r w:rsidR="006D53BF" w:rsidRPr="002C4773">
        <w:rPr>
          <w:sz w:val="22"/>
          <w:szCs w:val="22"/>
        </w:rPr>
        <w:t xml:space="preserve"> United States of America and </w:t>
      </w:r>
      <w:r w:rsidR="00D333D0" w:rsidRPr="002C4773">
        <w:rPr>
          <w:sz w:val="22"/>
          <w:szCs w:val="22"/>
        </w:rPr>
        <w:t>its</w:t>
      </w:r>
      <w:r w:rsidR="006D53BF" w:rsidRPr="002C4773">
        <w:rPr>
          <w:sz w:val="22"/>
          <w:szCs w:val="22"/>
        </w:rPr>
        <w:t xml:space="preserve"> territories. </w:t>
      </w:r>
    </w:p>
    <w:p w14:paraId="61662839" w14:textId="187DD383" w:rsidR="001772E1" w:rsidRPr="002C4773" w:rsidRDefault="000E6AFC" w:rsidP="00DC367E">
      <w:pPr>
        <w:pStyle w:val="SFPara-Clause"/>
        <w:spacing w:before="0"/>
        <w:rPr>
          <w:rStyle w:val="SFParasubclause1Char"/>
          <w:b/>
          <w:bCs/>
          <w:sz w:val="22"/>
          <w:szCs w:val="22"/>
        </w:rPr>
      </w:pPr>
      <w:r w:rsidRPr="002C4773">
        <w:rPr>
          <w:rStyle w:val="SFParasubclause1Char"/>
          <w:b/>
          <w:bCs/>
          <w:sz w:val="22"/>
          <w:szCs w:val="22"/>
          <w:u w:val="single"/>
        </w:rPr>
        <w:t>Appointment</w:t>
      </w:r>
      <w:r w:rsidR="002C7B96">
        <w:rPr>
          <w:rStyle w:val="SFParasubclause1Char"/>
          <w:b/>
          <w:bCs/>
          <w:sz w:val="22"/>
          <w:szCs w:val="22"/>
          <w:u w:val="single"/>
        </w:rPr>
        <w:t xml:space="preserve"> as Independent Sales Representative</w:t>
      </w:r>
      <w:r w:rsidR="00030440" w:rsidRPr="002C4773">
        <w:rPr>
          <w:rStyle w:val="SFParasubclause1Char"/>
          <w:b/>
          <w:bCs/>
          <w:sz w:val="22"/>
          <w:szCs w:val="22"/>
        </w:rPr>
        <w:t>.</w:t>
      </w:r>
    </w:p>
    <w:p w14:paraId="69127920" w14:textId="70C935A9" w:rsidR="000A13C7" w:rsidRPr="00FE2A96" w:rsidRDefault="002C7B96" w:rsidP="00DC367E">
      <w:pPr>
        <w:pStyle w:val="SFParasubclause1"/>
        <w:tabs>
          <w:tab w:val="num" w:pos="1440"/>
        </w:tabs>
        <w:ind w:left="0"/>
        <w:jc w:val="both"/>
        <w:rPr>
          <w:rStyle w:val="SFParasubclause1Char"/>
          <w:b/>
          <w:bCs/>
          <w:color w:val="000000" w:themeColor="text1"/>
          <w:sz w:val="22"/>
          <w:szCs w:val="22"/>
        </w:rPr>
      </w:pPr>
      <w:r>
        <w:rPr>
          <w:rStyle w:val="SFParasubclause1Char"/>
          <w:sz w:val="22"/>
          <w:szCs w:val="22"/>
          <w:u w:val="single"/>
        </w:rPr>
        <w:lastRenderedPageBreak/>
        <w:t xml:space="preserve">Non-Exclusive </w:t>
      </w:r>
      <w:r w:rsidR="000A22D4" w:rsidRPr="002C4773">
        <w:rPr>
          <w:rStyle w:val="SFParasubclause1Char"/>
          <w:sz w:val="22"/>
          <w:szCs w:val="22"/>
          <w:u w:val="single"/>
        </w:rPr>
        <w:t>Appointment</w:t>
      </w:r>
      <w:r w:rsidR="001772E1" w:rsidRPr="002C4773">
        <w:rPr>
          <w:rStyle w:val="SFParasubclause1Char"/>
          <w:sz w:val="22"/>
          <w:szCs w:val="22"/>
        </w:rPr>
        <w:t xml:space="preserve">. </w:t>
      </w:r>
      <w:r w:rsidR="002F18AB" w:rsidRPr="002C4773">
        <w:rPr>
          <w:rStyle w:val="SFParasubclause1Char"/>
          <w:sz w:val="22"/>
          <w:szCs w:val="22"/>
        </w:rPr>
        <w:t xml:space="preserve">Subject to the terms and conditions herein, </w:t>
      </w:r>
      <w:r w:rsidR="00F142E7">
        <w:rPr>
          <w:rStyle w:val="SFParasubclause1Char"/>
          <w:sz w:val="22"/>
          <w:szCs w:val="22"/>
        </w:rPr>
        <w:t>Company</w:t>
      </w:r>
      <w:r w:rsidR="001772E1" w:rsidRPr="002C4773">
        <w:rPr>
          <w:rStyle w:val="SFParasubclause1Char"/>
          <w:sz w:val="22"/>
          <w:szCs w:val="22"/>
        </w:rPr>
        <w:t xml:space="preserve"> hereby </w:t>
      </w:r>
      <w:r w:rsidR="00665194" w:rsidRPr="002C4773">
        <w:rPr>
          <w:rStyle w:val="SFParasubclause1Char"/>
          <w:sz w:val="22"/>
          <w:szCs w:val="22"/>
        </w:rPr>
        <w:t xml:space="preserve">appoints </w:t>
      </w:r>
      <w:r w:rsidR="00F142E7">
        <w:rPr>
          <w:rStyle w:val="SFParasubclause1Char"/>
          <w:sz w:val="22"/>
          <w:szCs w:val="22"/>
        </w:rPr>
        <w:t>Sales Representative</w:t>
      </w:r>
      <w:r w:rsidR="00665194" w:rsidRPr="002C4773">
        <w:rPr>
          <w:rStyle w:val="SFParasubclause1Char"/>
          <w:sz w:val="22"/>
          <w:szCs w:val="22"/>
        </w:rPr>
        <w:t xml:space="preserve"> </w:t>
      </w:r>
      <w:r w:rsidR="005A2165">
        <w:rPr>
          <w:rStyle w:val="SFParasubclause1Char"/>
          <w:sz w:val="22"/>
          <w:szCs w:val="22"/>
        </w:rPr>
        <w:t xml:space="preserve">to act </w:t>
      </w:r>
      <w:r w:rsidR="00665194" w:rsidRPr="002C4773">
        <w:rPr>
          <w:rStyle w:val="SFParasubclause1Char"/>
          <w:sz w:val="22"/>
          <w:szCs w:val="22"/>
        </w:rPr>
        <w:t xml:space="preserve">as </w:t>
      </w:r>
      <w:r w:rsidR="00F142E7">
        <w:rPr>
          <w:rStyle w:val="SFParasubclause1Char"/>
          <w:sz w:val="22"/>
          <w:szCs w:val="22"/>
        </w:rPr>
        <w:t>a non-</w:t>
      </w:r>
      <w:r w:rsidR="001772E1" w:rsidRPr="002C4773">
        <w:rPr>
          <w:rStyle w:val="SFParasubclause1Char"/>
          <w:sz w:val="22"/>
          <w:szCs w:val="22"/>
        </w:rPr>
        <w:t>exclusive</w:t>
      </w:r>
      <w:r w:rsidR="00665194" w:rsidRPr="002C4773">
        <w:rPr>
          <w:rStyle w:val="SFParasubclause1Char"/>
          <w:sz w:val="22"/>
          <w:szCs w:val="22"/>
        </w:rPr>
        <w:t xml:space="preserve"> </w:t>
      </w:r>
      <w:r w:rsidR="00F142E7">
        <w:rPr>
          <w:rStyle w:val="SFParasubclause1Char"/>
          <w:sz w:val="22"/>
          <w:szCs w:val="22"/>
        </w:rPr>
        <w:t>independent sales representative</w:t>
      </w:r>
      <w:r w:rsidR="00665194" w:rsidRPr="002C4773">
        <w:rPr>
          <w:rStyle w:val="SFParasubclause1Char"/>
          <w:sz w:val="22"/>
          <w:szCs w:val="22"/>
        </w:rPr>
        <w:t xml:space="preserve"> </w:t>
      </w:r>
      <w:r w:rsidR="005A2165">
        <w:rPr>
          <w:rStyle w:val="SFParasubclause1Char"/>
          <w:sz w:val="22"/>
          <w:szCs w:val="22"/>
        </w:rPr>
        <w:t>of</w:t>
      </w:r>
      <w:r w:rsidR="00264499" w:rsidRPr="002C4773">
        <w:rPr>
          <w:rStyle w:val="SFParasubclause1Char"/>
          <w:sz w:val="22"/>
          <w:szCs w:val="22"/>
        </w:rPr>
        <w:t xml:space="preserve"> the</w:t>
      </w:r>
      <w:r w:rsidR="00665194" w:rsidRPr="002C4773">
        <w:rPr>
          <w:rStyle w:val="SFParasubclause1Char"/>
          <w:sz w:val="22"/>
          <w:szCs w:val="22"/>
        </w:rPr>
        <w:t xml:space="preserve"> Products</w:t>
      </w:r>
      <w:r w:rsidR="005A2165">
        <w:rPr>
          <w:rStyle w:val="SFParasubclause1Char"/>
          <w:sz w:val="22"/>
          <w:szCs w:val="22"/>
        </w:rPr>
        <w:t xml:space="preserve"> to Customers</w:t>
      </w:r>
      <w:r w:rsidR="00665194" w:rsidRPr="002C4773">
        <w:rPr>
          <w:rStyle w:val="SFParasubclause1Char"/>
          <w:sz w:val="22"/>
          <w:szCs w:val="22"/>
        </w:rPr>
        <w:t xml:space="preserve"> in the Territory </w:t>
      </w:r>
      <w:r w:rsidR="000A13C7" w:rsidRPr="002C4773">
        <w:rPr>
          <w:rStyle w:val="SFParasubclause1Char"/>
          <w:sz w:val="22"/>
          <w:szCs w:val="22"/>
        </w:rPr>
        <w:t>during the Term</w:t>
      </w:r>
      <w:r w:rsidR="00665194" w:rsidRPr="002C4773">
        <w:rPr>
          <w:rStyle w:val="SFParasubclause1Char"/>
          <w:sz w:val="22"/>
          <w:szCs w:val="22"/>
        </w:rPr>
        <w:t>, as follows</w:t>
      </w:r>
      <w:r w:rsidR="000A13C7" w:rsidRPr="002C4773">
        <w:rPr>
          <w:rStyle w:val="SFParasubclause1Char"/>
          <w:sz w:val="22"/>
          <w:szCs w:val="22"/>
        </w:rPr>
        <w:t>: (</w:t>
      </w:r>
      <w:proofErr w:type="spellStart"/>
      <w:r w:rsidR="000A13C7" w:rsidRPr="002C4773">
        <w:rPr>
          <w:rStyle w:val="SFParasubclause1Char"/>
          <w:sz w:val="22"/>
          <w:szCs w:val="22"/>
        </w:rPr>
        <w:t>i</w:t>
      </w:r>
      <w:proofErr w:type="spellEnd"/>
      <w:r w:rsidR="000A13C7" w:rsidRPr="002C4773">
        <w:rPr>
          <w:rStyle w:val="SFParasubclause1Char"/>
          <w:sz w:val="22"/>
          <w:szCs w:val="22"/>
        </w:rPr>
        <w:t xml:space="preserve">) </w:t>
      </w:r>
      <w:r w:rsidR="00FE2A96">
        <w:rPr>
          <w:rStyle w:val="SFParasubclause1Char"/>
          <w:sz w:val="22"/>
          <w:szCs w:val="22"/>
        </w:rPr>
        <w:t xml:space="preserve">Sales Representative </w:t>
      </w:r>
      <w:r w:rsidR="00890F0E" w:rsidRPr="002C4773">
        <w:rPr>
          <w:rStyle w:val="SFParasubclause1Char"/>
          <w:sz w:val="22"/>
          <w:szCs w:val="22"/>
        </w:rPr>
        <w:t xml:space="preserve">shall have the </w:t>
      </w:r>
      <w:r w:rsidR="00FE2A96">
        <w:rPr>
          <w:rStyle w:val="SFParasubclause1Char"/>
          <w:sz w:val="22"/>
          <w:szCs w:val="22"/>
        </w:rPr>
        <w:t>non-</w:t>
      </w:r>
      <w:r w:rsidR="00890F0E" w:rsidRPr="002C4773">
        <w:rPr>
          <w:rStyle w:val="SFParasubclause1Char"/>
          <w:sz w:val="22"/>
          <w:szCs w:val="22"/>
        </w:rPr>
        <w:t>exclusive marketing rights for the Products within the Territory</w:t>
      </w:r>
      <w:r w:rsidR="001C613E" w:rsidRPr="002C4773">
        <w:rPr>
          <w:rStyle w:val="SFParasubclause1Char"/>
          <w:sz w:val="22"/>
          <w:szCs w:val="22"/>
        </w:rPr>
        <w:t xml:space="preserve"> to Customer</w:t>
      </w:r>
      <w:r w:rsidR="00C2111F" w:rsidRPr="002C4773">
        <w:rPr>
          <w:rStyle w:val="SFParasubclause1Char"/>
          <w:sz w:val="22"/>
          <w:szCs w:val="22"/>
        </w:rPr>
        <w:t>s;</w:t>
      </w:r>
      <w:r w:rsidR="00890F0E" w:rsidRPr="002C4773">
        <w:rPr>
          <w:rStyle w:val="SFParasubclause1Char"/>
          <w:sz w:val="22"/>
          <w:szCs w:val="22"/>
        </w:rPr>
        <w:t xml:space="preserve"> </w:t>
      </w:r>
      <w:r w:rsidR="000A13C7" w:rsidRPr="002C4773">
        <w:rPr>
          <w:rStyle w:val="SFParasubclause1Char"/>
          <w:sz w:val="22"/>
          <w:szCs w:val="22"/>
        </w:rPr>
        <w:t xml:space="preserve">(ii) </w:t>
      </w:r>
      <w:r w:rsidR="00FE2A96">
        <w:rPr>
          <w:rStyle w:val="SFParasubclause1Char"/>
          <w:sz w:val="22"/>
          <w:szCs w:val="22"/>
        </w:rPr>
        <w:t>Sales Representative</w:t>
      </w:r>
      <w:r w:rsidR="00207CFA" w:rsidRPr="002C4773">
        <w:rPr>
          <w:rStyle w:val="SFParasubclause1Char"/>
          <w:sz w:val="22"/>
          <w:szCs w:val="22"/>
        </w:rPr>
        <w:t xml:space="preserve"> shall sell the Products only in the </w:t>
      </w:r>
      <w:r w:rsidR="001C613E" w:rsidRPr="002C4773">
        <w:rPr>
          <w:rStyle w:val="SFParasubclause1Char"/>
          <w:sz w:val="22"/>
          <w:szCs w:val="22"/>
        </w:rPr>
        <w:t>Territory</w:t>
      </w:r>
      <w:r w:rsidR="00C66B8B" w:rsidRPr="002C4773">
        <w:rPr>
          <w:rStyle w:val="SFParasubclause1Char"/>
          <w:sz w:val="22"/>
          <w:szCs w:val="22"/>
        </w:rPr>
        <w:t xml:space="preserve"> to Customer</w:t>
      </w:r>
      <w:r w:rsidR="00C2111F" w:rsidRPr="002C4773">
        <w:rPr>
          <w:rStyle w:val="SFParasubclause1Char"/>
          <w:sz w:val="22"/>
          <w:szCs w:val="22"/>
        </w:rPr>
        <w:t>s</w:t>
      </w:r>
      <w:r w:rsidR="00207CFA" w:rsidRPr="002C4773">
        <w:rPr>
          <w:rStyle w:val="SFParasubclause1Char"/>
          <w:sz w:val="22"/>
          <w:szCs w:val="22"/>
        </w:rPr>
        <w:t xml:space="preserve">; </w:t>
      </w:r>
      <w:r w:rsidR="00FE2A96">
        <w:rPr>
          <w:rStyle w:val="SFParasubclause1Char"/>
          <w:sz w:val="22"/>
          <w:szCs w:val="22"/>
        </w:rPr>
        <w:t xml:space="preserve">and </w:t>
      </w:r>
      <w:r w:rsidR="008C4250" w:rsidRPr="002C4773">
        <w:rPr>
          <w:rStyle w:val="SFParasubclause1Char"/>
          <w:sz w:val="22"/>
          <w:szCs w:val="22"/>
        </w:rPr>
        <w:t xml:space="preserve">(iii) </w:t>
      </w:r>
      <w:r w:rsidR="00FE2A96">
        <w:rPr>
          <w:rStyle w:val="SFParasubclause1Char"/>
          <w:color w:val="000000" w:themeColor="text1"/>
          <w:sz w:val="22"/>
          <w:szCs w:val="22"/>
        </w:rPr>
        <w:t>Sales Representative</w:t>
      </w:r>
      <w:r w:rsidR="008C4250" w:rsidRPr="00FE2A96">
        <w:rPr>
          <w:rStyle w:val="SFParasubclause1Char"/>
          <w:color w:val="000000" w:themeColor="text1"/>
          <w:sz w:val="22"/>
          <w:szCs w:val="22"/>
        </w:rPr>
        <w:t xml:space="preserve"> shall not sell any </w:t>
      </w:r>
      <w:r w:rsidR="00FF3412" w:rsidRPr="00FE2A96">
        <w:rPr>
          <w:rStyle w:val="SFParasubclause1Char"/>
          <w:color w:val="000000" w:themeColor="text1"/>
          <w:sz w:val="22"/>
          <w:szCs w:val="22"/>
        </w:rPr>
        <w:t xml:space="preserve">competing </w:t>
      </w:r>
      <w:r w:rsidR="008C4250" w:rsidRPr="00FE2A96">
        <w:rPr>
          <w:rStyle w:val="SFParasubclause1Char"/>
          <w:color w:val="000000" w:themeColor="text1"/>
          <w:sz w:val="22"/>
          <w:szCs w:val="22"/>
        </w:rPr>
        <w:t>produc</w:t>
      </w:r>
      <w:r w:rsidR="00FE2A96">
        <w:rPr>
          <w:rStyle w:val="SFParasubclause1Char"/>
          <w:color w:val="000000" w:themeColor="text1"/>
          <w:sz w:val="22"/>
          <w:szCs w:val="22"/>
        </w:rPr>
        <w:t>ts or services</w:t>
      </w:r>
      <w:r w:rsidR="008C4250" w:rsidRPr="00FE2A96">
        <w:rPr>
          <w:rStyle w:val="SFParasubclause1Char"/>
          <w:color w:val="000000" w:themeColor="text1"/>
          <w:sz w:val="22"/>
          <w:szCs w:val="22"/>
        </w:rPr>
        <w:t xml:space="preserve"> in the Territory</w:t>
      </w:r>
      <w:r w:rsidR="00C66B8B" w:rsidRPr="00FE2A96">
        <w:rPr>
          <w:rStyle w:val="SFParasubclause1Char"/>
          <w:color w:val="000000" w:themeColor="text1"/>
          <w:sz w:val="22"/>
          <w:szCs w:val="22"/>
        </w:rPr>
        <w:t xml:space="preserve">. </w:t>
      </w:r>
      <w:ins w:id="6" w:author="Brandon Chapman" w:date="2025-10-22T16:24:00Z" w16du:dateUtc="2025-10-22T22:24:00Z">
        <w:r w:rsidR="00CF5A13" w:rsidRPr="00CF5A13">
          <w:rPr>
            <w:rStyle w:val="SFParasubclause1Char"/>
            <w:color w:val="000000" w:themeColor="text1"/>
            <w:sz w:val="22"/>
            <w:szCs w:val="22"/>
          </w:rPr>
          <w:t>Company may appoint other representatives or sell directly in the Territory.</w:t>
        </w:r>
      </w:ins>
    </w:p>
    <w:p w14:paraId="73F09F60" w14:textId="1DD62CF6" w:rsidR="00030440" w:rsidRPr="002C4773" w:rsidRDefault="00BC5660"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Restriction on Use</w:t>
      </w:r>
      <w:r w:rsidRPr="002C4773">
        <w:rPr>
          <w:rStyle w:val="SFParasubclause1Char"/>
          <w:sz w:val="22"/>
          <w:szCs w:val="22"/>
        </w:rPr>
        <w:t xml:space="preserve">. </w:t>
      </w:r>
      <w:r w:rsidR="000B0D99">
        <w:rPr>
          <w:rStyle w:val="SFParasubclause1Char"/>
          <w:sz w:val="22"/>
          <w:szCs w:val="22"/>
        </w:rPr>
        <w:t>Sales Representative</w:t>
      </w:r>
      <w:r w:rsidRPr="002C4773">
        <w:rPr>
          <w:rStyle w:val="SFParasubclause1Char"/>
          <w:sz w:val="22"/>
          <w:szCs w:val="22"/>
        </w:rPr>
        <w:t xml:space="preserve"> shall not use the Products for any purposes beyond the scope of the </w:t>
      </w:r>
      <w:r w:rsidR="007575C1" w:rsidRPr="002C4773">
        <w:rPr>
          <w:rStyle w:val="SFParasubclause1Char"/>
          <w:sz w:val="22"/>
          <w:szCs w:val="22"/>
        </w:rPr>
        <w:t>appointment</w:t>
      </w:r>
      <w:r w:rsidRPr="002C4773">
        <w:rPr>
          <w:rStyle w:val="SFParasubclause1Char"/>
          <w:sz w:val="22"/>
          <w:szCs w:val="22"/>
        </w:rPr>
        <w:t xml:space="preserve"> granted in this Agreement. </w:t>
      </w:r>
      <w:r w:rsidR="000B0D99">
        <w:rPr>
          <w:rStyle w:val="SFParasubclause1Char"/>
          <w:sz w:val="22"/>
          <w:szCs w:val="22"/>
        </w:rPr>
        <w:t>Sales Representative</w:t>
      </w:r>
      <w:r w:rsidR="007575C1" w:rsidRPr="002C4773">
        <w:rPr>
          <w:rStyle w:val="SFParasubclause1Char"/>
          <w:sz w:val="22"/>
          <w:szCs w:val="22"/>
        </w:rPr>
        <w:t xml:space="preserve"> </w:t>
      </w:r>
      <w:r w:rsidRPr="002C4773">
        <w:rPr>
          <w:rStyle w:val="SFParasubclause1Char"/>
          <w:sz w:val="22"/>
          <w:szCs w:val="22"/>
        </w:rPr>
        <w:t>shall not: (a) create or attempt to creat</w:t>
      </w:r>
      <w:r w:rsidR="00DC0B8B">
        <w:rPr>
          <w:rStyle w:val="SFParasubclause1Char"/>
          <w:sz w:val="22"/>
          <w:szCs w:val="22"/>
        </w:rPr>
        <w:t xml:space="preserve">e other </w:t>
      </w:r>
      <w:r w:rsidR="00547B33">
        <w:rPr>
          <w:rStyle w:val="SFParasubclause1Char"/>
          <w:sz w:val="22"/>
          <w:szCs w:val="22"/>
        </w:rPr>
        <w:t xml:space="preserve">items, </w:t>
      </w:r>
      <w:r w:rsidR="00DC0B8B">
        <w:rPr>
          <w:rStyle w:val="SFParasubclause1Char"/>
          <w:sz w:val="22"/>
          <w:szCs w:val="22"/>
        </w:rPr>
        <w:t>products or services</w:t>
      </w:r>
      <w:r w:rsidRPr="002C4773">
        <w:rPr>
          <w:rStyle w:val="SFParasubclause1Char"/>
          <w:sz w:val="22"/>
          <w:szCs w:val="22"/>
        </w:rPr>
        <w:t xml:space="preserve"> by reverse engineering, disassembl</w:t>
      </w:r>
      <w:r w:rsidR="00C82EE3" w:rsidRPr="002C4773">
        <w:rPr>
          <w:rStyle w:val="SFParasubclause1Char"/>
          <w:sz w:val="22"/>
          <w:szCs w:val="22"/>
        </w:rPr>
        <w:t>ing</w:t>
      </w:r>
      <w:r w:rsidRPr="002C4773">
        <w:rPr>
          <w:rStyle w:val="SFParasubclause1Char"/>
          <w:sz w:val="22"/>
          <w:szCs w:val="22"/>
        </w:rPr>
        <w:t>, decompil</w:t>
      </w:r>
      <w:r w:rsidR="00DC0B8B">
        <w:rPr>
          <w:rStyle w:val="SFParasubclause1Char"/>
          <w:sz w:val="22"/>
          <w:szCs w:val="22"/>
        </w:rPr>
        <w:t>ing</w:t>
      </w:r>
      <w:r w:rsidRPr="002C4773">
        <w:rPr>
          <w:rStyle w:val="SFParasubclause1Char"/>
          <w:sz w:val="22"/>
          <w:szCs w:val="22"/>
        </w:rPr>
        <w:t xml:space="preserve"> or otherwise,</w:t>
      </w:r>
      <w:r w:rsidR="004920C8">
        <w:rPr>
          <w:rStyle w:val="SFParasubclause1Char"/>
          <w:sz w:val="22"/>
          <w:szCs w:val="22"/>
        </w:rPr>
        <w:t xml:space="preserve"> the source code</w:t>
      </w:r>
      <w:r w:rsidRPr="002C4773">
        <w:rPr>
          <w:rStyle w:val="SFParasubclause1Char"/>
          <w:sz w:val="22"/>
          <w:szCs w:val="22"/>
        </w:rPr>
        <w:t xml:space="preserve"> </w:t>
      </w:r>
      <w:r w:rsidR="007575C1" w:rsidRPr="002C4773">
        <w:rPr>
          <w:rStyle w:val="SFParasubclause1Char"/>
          <w:sz w:val="22"/>
          <w:szCs w:val="22"/>
        </w:rPr>
        <w:t>if any</w:t>
      </w:r>
      <w:r w:rsidRPr="002C4773">
        <w:rPr>
          <w:rStyle w:val="SFParasubclause1Char"/>
          <w:sz w:val="22"/>
          <w:szCs w:val="22"/>
        </w:rPr>
        <w:t>, (or the underlying ideas</w:t>
      </w:r>
      <w:r w:rsidR="004920C8">
        <w:rPr>
          <w:rStyle w:val="SFParasubclause1Char"/>
          <w:sz w:val="22"/>
          <w:szCs w:val="22"/>
        </w:rPr>
        <w:t xml:space="preserve">, algorithms, </w:t>
      </w:r>
      <w:r w:rsidRPr="002C4773">
        <w:rPr>
          <w:rStyle w:val="SFParasubclause1Char"/>
          <w:sz w:val="22"/>
          <w:szCs w:val="22"/>
        </w:rPr>
        <w:t>structure or organization) from the Products, or any part thereof, or aid or permit others to do so; (b) remove or alter any trademark, logo, copyright or other proprietary notices or markings in the Products; or (c) copy, modify, or create any deriv</w:t>
      </w:r>
      <w:r w:rsidR="009106CA">
        <w:rPr>
          <w:rStyle w:val="SFParasubclause1Char"/>
          <w:sz w:val="22"/>
          <w:szCs w:val="22"/>
        </w:rPr>
        <w:t>ative</w:t>
      </w:r>
      <w:r w:rsidRPr="002C4773">
        <w:rPr>
          <w:rStyle w:val="SFParasubclause1Char"/>
          <w:sz w:val="22"/>
          <w:szCs w:val="22"/>
        </w:rPr>
        <w:t xml:space="preserve"> work of the</w:t>
      </w:r>
      <w:r w:rsidR="004738CF" w:rsidRPr="002C4773">
        <w:rPr>
          <w:rStyle w:val="SFParasubclause1Char"/>
          <w:sz w:val="22"/>
          <w:szCs w:val="22"/>
        </w:rPr>
        <w:t xml:space="preserve"> </w:t>
      </w:r>
      <w:r w:rsidRPr="002C4773">
        <w:rPr>
          <w:rStyle w:val="SFParasubclause1Char"/>
          <w:sz w:val="22"/>
          <w:szCs w:val="22"/>
        </w:rPr>
        <w:t xml:space="preserve">Products or any portion thereof. </w:t>
      </w:r>
      <w:r w:rsidR="00030440" w:rsidRPr="002C4773">
        <w:rPr>
          <w:rStyle w:val="SFParasubclause1Char"/>
          <w:b/>
          <w:bCs/>
          <w:sz w:val="22"/>
          <w:szCs w:val="22"/>
        </w:rPr>
        <w:t xml:space="preserve"> </w:t>
      </w:r>
      <w:r w:rsidR="000B0D99">
        <w:rPr>
          <w:rStyle w:val="SFParasubclause1Char"/>
          <w:sz w:val="22"/>
          <w:szCs w:val="22"/>
        </w:rPr>
        <w:t>Sales Representative</w:t>
      </w:r>
      <w:r w:rsidR="00D40EDD" w:rsidRPr="002C4773">
        <w:rPr>
          <w:rStyle w:val="SFParasubclause1Char"/>
          <w:sz w:val="22"/>
          <w:szCs w:val="22"/>
        </w:rPr>
        <w:t xml:space="preserve"> shall not use any of </w:t>
      </w:r>
      <w:r w:rsidR="000B0D99">
        <w:rPr>
          <w:rStyle w:val="SFParasubclause1Char"/>
          <w:sz w:val="22"/>
          <w:szCs w:val="22"/>
        </w:rPr>
        <w:t>Company</w:t>
      </w:r>
      <w:r w:rsidR="007575C1" w:rsidRPr="002C4773">
        <w:rPr>
          <w:rStyle w:val="SFParasubclause1Char"/>
          <w:sz w:val="22"/>
          <w:szCs w:val="22"/>
        </w:rPr>
        <w:t>’s</w:t>
      </w:r>
      <w:r w:rsidR="00D40EDD" w:rsidRPr="002C4773">
        <w:rPr>
          <w:rStyle w:val="SFParasubclause1Char"/>
          <w:sz w:val="22"/>
          <w:szCs w:val="22"/>
        </w:rPr>
        <w:t xml:space="preserve"> Confidential Information, including but not limited to business and/or Product plans, pricing, marketing initiatives, designs and documentation, for any purpose not set forth in this Agreement</w:t>
      </w:r>
      <w:r w:rsidR="00C15610" w:rsidRPr="002C4773">
        <w:rPr>
          <w:rStyle w:val="SFParasubclause1Char"/>
          <w:sz w:val="22"/>
          <w:szCs w:val="22"/>
        </w:rPr>
        <w:t>.</w:t>
      </w:r>
    </w:p>
    <w:p w14:paraId="4A3B62F3" w14:textId="0D649A94" w:rsidR="00477728" w:rsidRDefault="005940D1" w:rsidP="00DC367E">
      <w:pPr>
        <w:pStyle w:val="SFParasubclause1"/>
        <w:tabs>
          <w:tab w:val="num" w:pos="1440"/>
        </w:tabs>
        <w:ind w:left="0"/>
        <w:jc w:val="both"/>
        <w:rPr>
          <w:rStyle w:val="SFParasubclause1Char"/>
          <w:sz w:val="22"/>
          <w:szCs w:val="22"/>
        </w:rPr>
      </w:pPr>
      <w:commentRangeStart w:id="7"/>
      <w:commentRangeStart w:id="8"/>
      <w:commentRangeStart w:id="9"/>
      <w:r>
        <w:rPr>
          <w:rStyle w:val="SFParasubclause1Char"/>
          <w:sz w:val="22"/>
          <w:szCs w:val="22"/>
          <w:u w:val="single"/>
        </w:rPr>
        <w:t>Customer Registration</w:t>
      </w:r>
      <w:commentRangeEnd w:id="7"/>
      <w:r w:rsidR="00F27C4D">
        <w:rPr>
          <w:rStyle w:val="CommentReference"/>
        </w:rPr>
        <w:commentReference w:id="7"/>
      </w:r>
      <w:commentRangeEnd w:id="8"/>
      <w:r w:rsidR="007C0162">
        <w:rPr>
          <w:rStyle w:val="CommentReference"/>
        </w:rPr>
        <w:commentReference w:id="8"/>
      </w:r>
      <w:commentRangeEnd w:id="9"/>
      <w:r w:rsidR="008B07BB">
        <w:rPr>
          <w:rStyle w:val="CommentReference"/>
        </w:rPr>
        <w:commentReference w:id="9"/>
      </w:r>
      <w:r w:rsidR="00477728" w:rsidRPr="002C4773">
        <w:rPr>
          <w:rStyle w:val="SFParasubclause1Char"/>
          <w:sz w:val="22"/>
          <w:szCs w:val="22"/>
        </w:rPr>
        <w:t>.</w:t>
      </w:r>
      <w:r>
        <w:rPr>
          <w:rStyle w:val="SFParasubclause1Char"/>
          <w:sz w:val="22"/>
          <w:szCs w:val="22"/>
        </w:rPr>
        <w:t xml:space="preserve"> S</w:t>
      </w:r>
      <w:r w:rsidR="000B0D99">
        <w:rPr>
          <w:rStyle w:val="SFParasubclause1Char"/>
          <w:sz w:val="22"/>
          <w:szCs w:val="22"/>
        </w:rPr>
        <w:t>ales Representative</w:t>
      </w:r>
      <w:r w:rsidR="000C315F" w:rsidRPr="002C4773">
        <w:rPr>
          <w:rStyle w:val="SFParasubclause1Char"/>
          <w:sz w:val="22"/>
          <w:szCs w:val="22"/>
        </w:rPr>
        <w:t xml:space="preserve"> shall </w:t>
      </w:r>
      <w:r w:rsidR="00092F27" w:rsidRPr="002C4773">
        <w:rPr>
          <w:rStyle w:val="SFParasubclause1Char"/>
          <w:sz w:val="22"/>
          <w:szCs w:val="22"/>
        </w:rPr>
        <w:t>complete</w:t>
      </w:r>
      <w:r w:rsidR="000C315F" w:rsidRPr="002C4773">
        <w:rPr>
          <w:rStyle w:val="SFParasubclause1Char"/>
          <w:sz w:val="22"/>
          <w:szCs w:val="22"/>
        </w:rPr>
        <w:t xml:space="preserve"> </w:t>
      </w:r>
      <w:r w:rsidR="00627AFB" w:rsidRPr="002C4773">
        <w:rPr>
          <w:rStyle w:val="SFParasubclause1Char"/>
          <w:sz w:val="22"/>
          <w:szCs w:val="22"/>
        </w:rPr>
        <w:t>the</w:t>
      </w:r>
      <w:r w:rsidR="000C315F" w:rsidRPr="002C4773">
        <w:rPr>
          <w:rStyle w:val="SFParasubclause1Char"/>
          <w:sz w:val="22"/>
          <w:szCs w:val="22"/>
        </w:rPr>
        <w:t xml:space="preserve"> New/Potential Customer</w:t>
      </w:r>
      <w:r w:rsidR="00627AFB" w:rsidRPr="002C4773">
        <w:rPr>
          <w:rStyle w:val="SFParasubclause1Char"/>
          <w:sz w:val="22"/>
          <w:szCs w:val="22"/>
        </w:rPr>
        <w:t xml:space="preserve"> Registration Form as shown in </w:t>
      </w:r>
      <w:r w:rsidR="00627AFB" w:rsidRPr="002C4773">
        <w:rPr>
          <w:rStyle w:val="SFParasubclause1Char"/>
          <w:b/>
          <w:bCs/>
          <w:sz w:val="22"/>
          <w:szCs w:val="22"/>
        </w:rPr>
        <w:t>Exhibit C</w:t>
      </w:r>
      <w:r w:rsidR="00627AFB" w:rsidRPr="002C4773">
        <w:rPr>
          <w:rStyle w:val="SFParasubclause1Char"/>
          <w:sz w:val="22"/>
          <w:szCs w:val="22"/>
        </w:rPr>
        <w:t xml:space="preserve"> </w:t>
      </w:r>
      <w:r w:rsidR="00F52E37" w:rsidRPr="002C4773">
        <w:rPr>
          <w:rStyle w:val="SFParasubclause1Char"/>
          <w:sz w:val="22"/>
          <w:szCs w:val="22"/>
        </w:rPr>
        <w:t>for a new prospective Customer</w:t>
      </w:r>
      <w:r w:rsidR="000C315F" w:rsidRPr="002C4773">
        <w:rPr>
          <w:rStyle w:val="SFParasubclause1Char"/>
          <w:sz w:val="22"/>
          <w:szCs w:val="22"/>
        </w:rPr>
        <w:t>.</w:t>
      </w:r>
      <w:r w:rsidR="00F52E37" w:rsidRPr="002C4773">
        <w:rPr>
          <w:rStyle w:val="SFParasubclause1Char"/>
          <w:sz w:val="22"/>
          <w:szCs w:val="22"/>
        </w:rPr>
        <w:t xml:space="preserve"> </w:t>
      </w:r>
      <w:r w:rsidR="00AC54B0" w:rsidRPr="002C4773">
        <w:rPr>
          <w:rStyle w:val="SFParasubclause1Char"/>
          <w:sz w:val="22"/>
          <w:szCs w:val="22"/>
        </w:rPr>
        <w:t>If the prospective Customer is a current Customer of</w:t>
      </w:r>
      <w:r w:rsidR="00AA4ECD">
        <w:rPr>
          <w:rStyle w:val="SFParasubclause1Char"/>
          <w:sz w:val="22"/>
          <w:szCs w:val="22"/>
        </w:rPr>
        <w:t xml:space="preserve"> the</w:t>
      </w:r>
      <w:r w:rsidR="00AC54B0" w:rsidRPr="002C4773">
        <w:rPr>
          <w:rStyle w:val="SFParasubclause1Char"/>
          <w:sz w:val="22"/>
          <w:szCs w:val="22"/>
        </w:rPr>
        <w:t xml:space="preserve"> </w:t>
      </w:r>
      <w:r w:rsidR="000B0D99">
        <w:rPr>
          <w:rStyle w:val="SFParasubclause1Char"/>
          <w:sz w:val="22"/>
          <w:szCs w:val="22"/>
        </w:rPr>
        <w:t>Company</w:t>
      </w:r>
      <w:r w:rsidR="00AA4ECD">
        <w:rPr>
          <w:rStyle w:val="SFParasubclause1Char"/>
          <w:sz w:val="22"/>
          <w:szCs w:val="22"/>
        </w:rPr>
        <w:t xml:space="preserve"> or other representative of the Company, or a registered Customer</w:t>
      </w:r>
      <w:r w:rsidR="00AC54B0" w:rsidRPr="002C4773">
        <w:rPr>
          <w:rStyle w:val="SFParasubclause1Char"/>
          <w:sz w:val="22"/>
          <w:szCs w:val="22"/>
        </w:rPr>
        <w:t xml:space="preserve">, then </w:t>
      </w:r>
      <w:r w:rsidR="000B0D99">
        <w:rPr>
          <w:rStyle w:val="SFParasubclause1Char"/>
          <w:sz w:val="22"/>
          <w:szCs w:val="22"/>
        </w:rPr>
        <w:t>Company</w:t>
      </w:r>
      <w:r w:rsidR="00A76E9D" w:rsidRPr="002C4773">
        <w:rPr>
          <w:rStyle w:val="SFParasubclause1Char"/>
          <w:sz w:val="22"/>
          <w:szCs w:val="22"/>
        </w:rPr>
        <w:t xml:space="preserve"> </w:t>
      </w:r>
      <w:r w:rsidR="000C315F" w:rsidRPr="002C4773">
        <w:rPr>
          <w:rStyle w:val="SFParasubclause1Char"/>
          <w:sz w:val="22"/>
          <w:szCs w:val="22"/>
        </w:rPr>
        <w:t xml:space="preserve">will notify </w:t>
      </w:r>
      <w:r w:rsidR="000B0D99">
        <w:rPr>
          <w:rStyle w:val="SFParasubclause1Char"/>
          <w:sz w:val="22"/>
          <w:szCs w:val="22"/>
        </w:rPr>
        <w:t>Sales Representative</w:t>
      </w:r>
      <w:r w:rsidR="000C315F" w:rsidRPr="002C4773">
        <w:rPr>
          <w:rStyle w:val="SFParasubclause1Char"/>
          <w:sz w:val="22"/>
          <w:szCs w:val="22"/>
        </w:rPr>
        <w:t xml:space="preserve"> in writing</w:t>
      </w:r>
      <w:r w:rsidR="00A76E9D" w:rsidRPr="002C4773">
        <w:rPr>
          <w:rStyle w:val="SFParasubclause1Char"/>
          <w:sz w:val="22"/>
          <w:szCs w:val="22"/>
        </w:rPr>
        <w:t xml:space="preserve"> wi</w:t>
      </w:r>
      <w:r w:rsidR="000C315F" w:rsidRPr="002C4773">
        <w:rPr>
          <w:rStyle w:val="SFParasubclause1Char"/>
          <w:sz w:val="22"/>
          <w:szCs w:val="22"/>
        </w:rPr>
        <w:t xml:space="preserve">thin two (2) business days and </w:t>
      </w:r>
      <w:r w:rsidR="000B0D99">
        <w:rPr>
          <w:rStyle w:val="SFParasubclause1Char"/>
          <w:sz w:val="22"/>
          <w:szCs w:val="22"/>
        </w:rPr>
        <w:t>Sales Representative</w:t>
      </w:r>
      <w:r w:rsidR="000C315F" w:rsidRPr="002C4773">
        <w:rPr>
          <w:rStyle w:val="SFParasubclause1Char"/>
          <w:sz w:val="22"/>
          <w:szCs w:val="22"/>
        </w:rPr>
        <w:t xml:space="preserve"> shall stop soliciting </w:t>
      </w:r>
      <w:r w:rsidR="00B475A4" w:rsidRPr="002C4773">
        <w:rPr>
          <w:rStyle w:val="SFParasubclause1Char"/>
          <w:sz w:val="22"/>
          <w:szCs w:val="22"/>
        </w:rPr>
        <w:t>the</w:t>
      </w:r>
      <w:r w:rsidR="000C315F" w:rsidRPr="002C4773">
        <w:rPr>
          <w:rStyle w:val="SFParasubclause1Char"/>
          <w:sz w:val="22"/>
          <w:szCs w:val="22"/>
        </w:rPr>
        <w:t xml:space="preserve"> Customer</w:t>
      </w:r>
      <w:r w:rsidR="00F52E37" w:rsidRPr="002C4773">
        <w:rPr>
          <w:rStyle w:val="SFParasubclause1Char"/>
          <w:sz w:val="22"/>
          <w:szCs w:val="22"/>
        </w:rPr>
        <w:t xml:space="preserve"> prospect as it relates to the </w:t>
      </w:r>
      <w:r w:rsidR="00E632F3" w:rsidRPr="002C4773">
        <w:rPr>
          <w:rStyle w:val="SFParasubclause1Char"/>
          <w:sz w:val="22"/>
          <w:szCs w:val="22"/>
        </w:rPr>
        <w:t>Products</w:t>
      </w:r>
      <w:r w:rsidR="000C315F" w:rsidRPr="002C4773">
        <w:rPr>
          <w:rStyle w:val="SFParasubclause1Char"/>
          <w:sz w:val="22"/>
          <w:szCs w:val="22"/>
        </w:rPr>
        <w:t xml:space="preserve">. </w:t>
      </w:r>
      <w:r w:rsidR="009533EF">
        <w:rPr>
          <w:rStyle w:val="SFParasubclause1Char"/>
          <w:sz w:val="22"/>
          <w:szCs w:val="22"/>
        </w:rPr>
        <w:t>New Customer registration will transition to a web-based system in the future.</w:t>
      </w:r>
    </w:p>
    <w:p w14:paraId="26555257" w14:textId="05AC1B09" w:rsidR="005940D1" w:rsidRDefault="005940D1" w:rsidP="00DC367E">
      <w:pPr>
        <w:pStyle w:val="SFParasubclause1"/>
        <w:tabs>
          <w:tab w:val="num" w:pos="1440"/>
        </w:tabs>
        <w:ind w:left="0"/>
        <w:jc w:val="both"/>
        <w:rPr>
          <w:ins w:id="10" w:author="Brandon Chapman" w:date="2025-10-22T16:25:00Z" w16du:dateUtc="2025-10-22T22:25:00Z"/>
          <w:rStyle w:val="SFParasubclause1Char"/>
          <w:sz w:val="22"/>
          <w:szCs w:val="22"/>
        </w:rPr>
      </w:pPr>
      <w:r>
        <w:rPr>
          <w:rStyle w:val="SFParasubclause1Char"/>
          <w:sz w:val="22"/>
          <w:szCs w:val="22"/>
          <w:u w:val="single"/>
        </w:rPr>
        <w:t>Independent Contractor</w:t>
      </w:r>
      <w:r w:rsidRPr="005940D1">
        <w:rPr>
          <w:rStyle w:val="SFParasubclause1Char"/>
          <w:sz w:val="22"/>
          <w:szCs w:val="22"/>
        </w:rPr>
        <w:t>.</w:t>
      </w:r>
      <w:r>
        <w:rPr>
          <w:rStyle w:val="SFParasubclause1Char"/>
          <w:sz w:val="22"/>
          <w:szCs w:val="22"/>
        </w:rPr>
        <w:t xml:space="preserve"> </w:t>
      </w:r>
      <w:r w:rsidR="00170FE8">
        <w:rPr>
          <w:rStyle w:val="SFParasubclause1Char"/>
          <w:sz w:val="22"/>
          <w:szCs w:val="22"/>
        </w:rPr>
        <w:t>Sales Representative is acting solely as an independent contractor</w:t>
      </w:r>
      <w:ins w:id="11" w:author="Brandon Chapman" w:date="2025-10-22T16:24:00Z" w16du:dateUtc="2025-10-22T22:24:00Z">
        <w:r w:rsidR="00A508CF">
          <w:rPr>
            <w:rStyle w:val="SFParasubclause1Char"/>
            <w:sz w:val="22"/>
            <w:szCs w:val="22"/>
          </w:rPr>
          <w:t xml:space="preserve"> </w:t>
        </w:r>
      </w:ins>
      <w:ins w:id="12" w:author="Brandon Chapman" w:date="2025-10-22T16:25:00Z" w16du:dateUtc="2025-10-22T22:25:00Z">
        <w:r w:rsidR="00A508CF" w:rsidRPr="00A508CF">
          <w:rPr>
            <w:rStyle w:val="SFParasubclause1Char"/>
            <w:sz w:val="22"/>
            <w:szCs w:val="22"/>
          </w:rPr>
          <w:t xml:space="preserve">and not an employee, agent, or joint </w:t>
        </w:r>
        <w:proofErr w:type="spellStart"/>
        <w:r w:rsidR="00A508CF" w:rsidRPr="00A508CF">
          <w:rPr>
            <w:rStyle w:val="SFParasubclause1Char"/>
            <w:sz w:val="22"/>
            <w:szCs w:val="22"/>
          </w:rPr>
          <w:t>venturer</w:t>
        </w:r>
        <w:proofErr w:type="spellEnd"/>
        <w:r w:rsidR="00A508CF" w:rsidRPr="00A508CF">
          <w:rPr>
            <w:rStyle w:val="SFParasubclause1Char"/>
            <w:sz w:val="22"/>
            <w:szCs w:val="22"/>
          </w:rPr>
          <w:t xml:space="preserve"> of the Company</w:t>
        </w:r>
      </w:ins>
      <w:r w:rsidR="00170FE8">
        <w:rPr>
          <w:rStyle w:val="SFParasubclause1Char"/>
          <w:sz w:val="22"/>
          <w:szCs w:val="22"/>
        </w:rPr>
        <w:t>. Nothing in this Agreement creates any agency, joint venture, partnership, or other form of joint enterprise, employment, or fiduciary relationship between the Parties</w:t>
      </w:r>
      <w:r w:rsidR="006E2588">
        <w:rPr>
          <w:rStyle w:val="SFParasubclause1Char"/>
          <w:sz w:val="22"/>
          <w:szCs w:val="22"/>
        </w:rPr>
        <w:t xml:space="preserve"> or an employer/employee relationship. </w:t>
      </w:r>
      <w:r w:rsidR="00010992">
        <w:rPr>
          <w:rStyle w:val="SFParasubclause1Char"/>
          <w:sz w:val="22"/>
          <w:szCs w:val="22"/>
        </w:rPr>
        <w:t>Sales Representative shall have no authority to bind the Company to any contract, representation, agreement or undertaking concerning the Company.</w:t>
      </w:r>
      <w:r w:rsidR="00292EDC">
        <w:rPr>
          <w:rStyle w:val="SFParasubclause1Char"/>
          <w:sz w:val="22"/>
          <w:szCs w:val="22"/>
        </w:rPr>
        <w:t xml:space="preserve"> </w:t>
      </w:r>
      <w:r w:rsidR="00010992">
        <w:rPr>
          <w:rStyle w:val="SFParasubclause1Char"/>
          <w:sz w:val="22"/>
          <w:szCs w:val="22"/>
        </w:rPr>
        <w:t>All personnel of Sales Representative are employees or representatives of the Sales Representative and not of the Company.</w:t>
      </w:r>
      <w:r w:rsidR="00F77674">
        <w:rPr>
          <w:rStyle w:val="SFParasubclause1Char"/>
          <w:sz w:val="22"/>
          <w:szCs w:val="22"/>
        </w:rPr>
        <w:t xml:space="preserve"> Sales Representative shall be solely responsible for any and all costs or expenses that it may incur in the performance of its obligations hereunder.</w:t>
      </w:r>
      <w:r w:rsidR="00170FE8">
        <w:rPr>
          <w:rStyle w:val="SFParasubclause1Char"/>
          <w:sz w:val="22"/>
          <w:szCs w:val="22"/>
        </w:rPr>
        <w:t xml:space="preserve"> Sales Representative’s authority is limited to the promotion and sale of Products. The Company reserves the right, in its sole discretion, to accept or reject any Purchase Order. </w:t>
      </w:r>
    </w:p>
    <w:p w14:paraId="1F3D03B1" w14:textId="040491A8" w:rsidR="006E2C06" w:rsidRPr="002C4773" w:rsidRDefault="006E2C06" w:rsidP="00DC367E">
      <w:pPr>
        <w:pStyle w:val="SFParasubclause1"/>
        <w:tabs>
          <w:tab w:val="num" w:pos="1440"/>
        </w:tabs>
        <w:ind w:left="0"/>
        <w:jc w:val="both"/>
        <w:rPr>
          <w:rStyle w:val="SFParasubclause1Char"/>
          <w:sz w:val="22"/>
          <w:szCs w:val="22"/>
        </w:rPr>
      </w:pPr>
      <w:ins w:id="13" w:author="Brandon Chapman" w:date="2025-10-22T16:25:00Z" w16du:dateUtc="2025-10-22T22:25:00Z">
        <w:r w:rsidRPr="006E2C06">
          <w:rPr>
            <w:rStyle w:val="SFParasubclause1Char"/>
            <w:sz w:val="22"/>
            <w:szCs w:val="22"/>
            <w:u w:val="single"/>
            <w:rPrChange w:id="14" w:author="Brandon Chapman" w:date="2025-10-22T16:25:00Z" w16du:dateUtc="2025-10-22T22:25:00Z">
              <w:rPr>
                <w:rStyle w:val="SFParasubclause1Char"/>
                <w:sz w:val="22"/>
                <w:szCs w:val="22"/>
              </w:rPr>
            </w:rPrChange>
          </w:rPr>
          <w:t>Compliance</w:t>
        </w:r>
        <w:r>
          <w:rPr>
            <w:rStyle w:val="SFParasubclause1Char"/>
            <w:sz w:val="22"/>
            <w:szCs w:val="22"/>
          </w:rPr>
          <w:t>.</w:t>
        </w:r>
      </w:ins>
      <w:ins w:id="15" w:author="Brandon Chapman" w:date="2025-10-22T16:26:00Z" w16du:dateUtc="2025-10-22T22:26:00Z">
        <w:r>
          <w:rPr>
            <w:rStyle w:val="SFParasubclause1Char"/>
            <w:sz w:val="22"/>
            <w:szCs w:val="22"/>
          </w:rPr>
          <w:t xml:space="preserve"> </w:t>
        </w:r>
        <w:r w:rsidRPr="00312242">
          <w:rPr>
            <w:rStyle w:val="SFParasubclause1Char"/>
            <w:sz w:val="22"/>
            <w:szCs w:val="22"/>
            <w:rPrChange w:id="16" w:author="Brandon Chapman" w:date="2025-10-22T16:26:00Z" w16du:dateUtc="2025-10-22T22:26:00Z">
              <w:rPr/>
            </w:rPrChange>
          </w:rPr>
          <w:t>Sales Representative shall (</w:t>
        </w:r>
        <w:proofErr w:type="spellStart"/>
        <w:r w:rsidRPr="00312242">
          <w:rPr>
            <w:rStyle w:val="SFParasubclause1Char"/>
            <w:sz w:val="22"/>
            <w:szCs w:val="22"/>
            <w:rPrChange w:id="17" w:author="Brandon Chapman" w:date="2025-10-22T16:26:00Z" w16du:dateUtc="2025-10-22T22:26:00Z">
              <w:rPr/>
            </w:rPrChange>
          </w:rPr>
          <w:t>i</w:t>
        </w:r>
        <w:proofErr w:type="spellEnd"/>
        <w:r w:rsidRPr="00312242">
          <w:rPr>
            <w:rStyle w:val="SFParasubclause1Char"/>
            <w:sz w:val="22"/>
            <w:szCs w:val="22"/>
            <w:rPrChange w:id="18" w:author="Brandon Chapman" w:date="2025-10-22T16:26:00Z" w16du:dateUtc="2025-10-22T22:26:00Z">
              <w:rPr/>
            </w:rPrChange>
          </w:rPr>
          <w:t>) act ethically and lawfully; (ii) comply with all applicable anti-bribery, data privacy, and export control laws; and (iii) adhere to the Company’s Code of Conduct and branding guidelines.</w:t>
        </w:r>
      </w:ins>
    </w:p>
    <w:p w14:paraId="6F90FBB8" w14:textId="40AEA156" w:rsidR="004E03FB" w:rsidRPr="002C4773" w:rsidRDefault="00257531" w:rsidP="00DC367E">
      <w:pPr>
        <w:pStyle w:val="SFPara-Clause"/>
        <w:spacing w:before="0"/>
        <w:jc w:val="both"/>
        <w:rPr>
          <w:rStyle w:val="SFParasubclause1Char"/>
          <w:b/>
          <w:bCs/>
          <w:sz w:val="22"/>
          <w:szCs w:val="22"/>
        </w:rPr>
      </w:pPr>
      <w:r>
        <w:rPr>
          <w:rStyle w:val="SFParasubclause1Char"/>
          <w:b/>
          <w:bCs/>
          <w:sz w:val="22"/>
          <w:szCs w:val="22"/>
          <w:u w:val="single"/>
        </w:rPr>
        <w:t>Obligations</w:t>
      </w:r>
      <w:r w:rsidR="004E03FB" w:rsidRPr="002C4773">
        <w:rPr>
          <w:rStyle w:val="SFParasubclause1Char"/>
          <w:b/>
          <w:bCs/>
          <w:sz w:val="22"/>
          <w:szCs w:val="22"/>
          <w:u w:val="single"/>
        </w:rPr>
        <w:t xml:space="preserve"> of the Parties</w:t>
      </w:r>
      <w:r w:rsidR="004E03FB" w:rsidRPr="002C4773">
        <w:rPr>
          <w:rStyle w:val="SFParasubclause1Char"/>
          <w:b/>
          <w:bCs/>
          <w:sz w:val="22"/>
          <w:szCs w:val="22"/>
        </w:rPr>
        <w:t>.</w:t>
      </w:r>
    </w:p>
    <w:p w14:paraId="6AFEA69A" w14:textId="1A927C7A" w:rsidR="00257531" w:rsidRPr="00257531" w:rsidRDefault="00257531" w:rsidP="00DC367E">
      <w:pPr>
        <w:pStyle w:val="SFParasubclause1"/>
        <w:tabs>
          <w:tab w:val="clear" w:pos="2160"/>
          <w:tab w:val="num" w:pos="1440"/>
          <w:tab w:val="num" w:pos="2070"/>
        </w:tabs>
        <w:ind w:left="0"/>
        <w:jc w:val="both"/>
        <w:rPr>
          <w:rStyle w:val="SFParasubclause1Char"/>
          <w:sz w:val="22"/>
          <w:szCs w:val="22"/>
        </w:rPr>
      </w:pPr>
      <w:r>
        <w:rPr>
          <w:rStyle w:val="SFParasubclause1Char"/>
          <w:sz w:val="22"/>
          <w:szCs w:val="22"/>
          <w:u w:val="single"/>
        </w:rPr>
        <w:t>Sales Representative</w:t>
      </w:r>
      <w:r w:rsidRPr="002C4773">
        <w:rPr>
          <w:rStyle w:val="SFParasubclause1Char"/>
          <w:sz w:val="22"/>
          <w:szCs w:val="22"/>
          <w:u w:val="single"/>
        </w:rPr>
        <w:t>’s Obligations</w:t>
      </w:r>
      <w:r w:rsidRPr="002C4773">
        <w:rPr>
          <w:rStyle w:val="SFParasubclause1Char"/>
          <w:sz w:val="22"/>
          <w:szCs w:val="22"/>
        </w:rPr>
        <w:t xml:space="preserve">. </w:t>
      </w:r>
      <w:r>
        <w:rPr>
          <w:rStyle w:val="SFParasubclause1Char"/>
          <w:sz w:val="22"/>
          <w:szCs w:val="22"/>
        </w:rPr>
        <w:t>Sales Representative</w:t>
      </w:r>
      <w:r w:rsidRPr="002C4773">
        <w:rPr>
          <w:rStyle w:val="SFParasubclause1Char"/>
          <w:sz w:val="22"/>
          <w:szCs w:val="22"/>
        </w:rPr>
        <w:t xml:space="preserve"> shall (</w:t>
      </w:r>
      <w:proofErr w:type="spellStart"/>
      <w:r w:rsidRPr="002C4773">
        <w:rPr>
          <w:rStyle w:val="SFParasubclause1Char"/>
          <w:sz w:val="22"/>
          <w:szCs w:val="22"/>
        </w:rPr>
        <w:t>i</w:t>
      </w:r>
      <w:proofErr w:type="spellEnd"/>
      <w:r w:rsidRPr="002C4773">
        <w:rPr>
          <w:rStyle w:val="SFParasubclause1Char"/>
          <w:sz w:val="22"/>
          <w:szCs w:val="22"/>
        </w:rPr>
        <w:t xml:space="preserve">) </w:t>
      </w:r>
      <w:r w:rsidR="003B0F5C">
        <w:rPr>
          <w:rStyle w:val="SFParasubclause1Char"/>
          <w:sz w:val="22"/>
          <w:szCs w:val="22"/>
        </w:rPr>
        <w:t>market</w:t>
      </w:r>
      <w:ins w:id="19" w:author="Brandon Chapman" w:date="2025-10-22T16:27:00Z" w16du:dateUtc="2025-10-22T22:27:00Z">
        <w:r w:rsidR="00412A43">
          <w:rPr>
            <w:rStyle w:val="SFParasubclause1Char"/>
            <w:sz w:val="22"/>
            <w:szCs w:val="22"/>
          </w:rPr>
          <w:t xml:space="preserve">, </w:t>
        </w:r>
      </w:ins>
      <w:del w:id="20" w:author="Brandon Chapman" w:date="2025-10-22T16:27:00Z" w16du:dateUtc="2025-10-22T22:27:00Z">
        <w:r w:rsidR="00AA4ECD" w:rsidDel="00412A43">
          <w:rPr>
            <w:rStyle w:val="SFParasubclause1Char"/>
            <w:sz w:val="22"/>
            <w:szCs w:val="22"/>
          </w:rPr>
          <w:delText xml:space="preserve"> </w:delText>
        </w:r>
        <w:r w:rsidR="003B0F5C" w:rsidDel="00412A43">
          <w:rPr>
            <w:rStyle w:val="SFParasubclause1Char"/>
            <w:sz w:val="22"/>
            <w:szCs w:val="22"/>
          </w:rPr>
          <w:delText xml:space="preserve">and </w:delText>
        </w:r>
      </w:del>
      <w:r w:rsidR="003B0F5C">
        <w:rPr>
          <w:rStyle w:val="SFParasubclause1Char"/>
          <w:sz w:val="22"/>
          <w:szCs w:val="22"/>
        </w:rPr>
        <w:t>promote</w:t>
      </w:r>
      <w:ins w:id="21" w:author="Brandon Chapman" w:date="2025-10-22T16:27:00Z" w16du:dateUtc="2025-10-22T22:27:00Z">
        <w:r w:rsidR="00412A43">
          <w:rPr>
            <w:rStyle w:val="SFParasubclause1Char"/>
            <w:sz w:val="22"/>
            <w:szCs w:val="22"/>
          </w:rPr>
          <w:t>, and solicit</w:t>
        </w:r>
      </w:ins>
      <w:r w:rsidR="003B0F5C">
        <w:rPr>
          <w:rStyle w:val="SFParasubclause1Char"/>
          <w:sz w:val="22"/>
          <w:szCs w:val="22"/>
        </w:rPr>
        <w:t xml:space="preserve"> the sale of the Products to Customers </w:t>
      </w:r>
      <w:r w:rsidR="003B0F5C" w:rsidRPr="002C4773">
        <w:rPr>
          <w:rStyle w:val="SFParasubclause1Char"/>
          <w:sz w:val="22"/>
          <w:szCs w:val="22"/>
        </w:rPr>
        <w:t>strictly in accordance with the terms and conditions of this Agreement</w:t>
      </w:r>
      <w:r w:rsidRPr="002C4773">
        <w:rPr>
          <w:rStyle w:val="SFParasubclause1Char"/>
          <w:sz w:val="22"/>
          <w:szCs w:val="22"/>
        </w:rPr>
        <w:t>;</w:t>
      </w:r>
      <w:r w:rsidR="00A53D32">
        <w:rPr>
          <w:rStyle w:val="SFParasubclause1Char"/>
          <w:sz w:val="22"/>
          <w:szCs w:val="22"/>
        </w:rPr>
        <w:t xml:space="preserve"> </w:t>
      </w:r>
      <w:r w:rsidRPr="002C4773">
        <w:rPr>
          <w:rStyle w:val="SFParasubclause1Char"/>
          <w:sz w:val="22"/>
          <w:szCs w:val="22"/>
        </w:rPr>
        <w:t>(</w:t>
      </w:r>
      <w:r w:rsidR="003B0F5C">
        <w:rPr>
          <w:rStyle w:val="SFParasubclause1Char"/>
          <w:sz w:val="22"/>
          <w:szCs w:val="22"/>
        </w:rPr>
        <w:t>i</w:t>
      </w:r>
      <w:r w:rsidR="00450A8D">
        <w:rPr>
          <w:rStyle w:val="SFParasubclause1Char"/>
          <w:sz w:val="22"/>
          <w:szCs w:val="22"/>
        </w:rPr>
        <w:t>i</w:t>
      </w:r>
      <w:r w:rsidRPr="002C4773">
        <w:rPr>
          <w:rStyle w:val="SFParasubclause1Char"/>
          <w:sz w:val="22"/>
          <w:szCs w:val="22"/>
        </w:rPr>
        <w:t xml:space="preserve">) adhere to </w:t>
      </w:r>
      <w:r>
        <w:rPr>
          <w:rStyle w:val="SFParasubclause1Char"/>
          <w:sz w:val="22"/>
          <w:szCs w:val="22"/>
        </w:rPr>
        <w:t>Company</w:t>
      </w:r>
      <w:r w:rsidRPr="002C4773">
        <w:rPr>
          <w:rStyle w:val="SFParasubclause1Char"/>
          <w:sz w:val="22"/>
          <w:szCs w:val="22"/>
        </w:rPr>
        <w:t>’s marking and branding guidelines; (</w:t>
      </w:r>
      <w:r w:rsidR="00591972">
        <w:rPr>
          <w:rStyle w:val="SFParasubclause1Char"/>
          <w:sz w:val="22"/>
          <w:szCs w:val="22"/>
        </w:rPr>
        <w:t>i</w:t>
      </w:r>
      <w:r w:rsidR="00666C69">
        <w:rPr>
          <w:rStyle w:val="SFParasubclause1Char"/>
          <w:sz w:val="22"/>
          <w:szCs w:val="22"/>
        </w:rPr>
        <w:t>ii)</w:t>
      </w:r>
      <w:r w:rsidRPr="002C4773">
        <w:rPr>
          <w:rStyle w:val="SFParasubclause1Char"/>
          <w:sz w:val="22"/>
          <w:szCs w:val="22"/>
        </w:rPr>
        <w:t xml:space="preserve"> </w:t>
      </w:r>
      <w:r w:rsidR="00A45780">
        <w:rPr>
          <w:rStyle w:val="SFParasubclause1Char"/>
          <w:sz w:val="22"/>
          <w:szCs w:val="22"/>
        </w:rPr>
        <w:t>adhere to Company’s directions and instructions with respect to marketing</w:t>
      </w:r>
      <w:r w:rsidR="00AA4ECD">
        <w:rPr>
          <w:rStyle w:val="SFParasubclause1Char"/>
          <w:sz w:val="22"/>
          <w:szCs w:val="22"/>
        </w:rPr>
        <w:t xml:space="preserve"> </w:t>
      </w:r>
      <w:r w:rsidR="00A45780">
        <w:rPr>
          <w:rStyle w:val="SFParasubclause1Char"/>
          <w:sz w:val="22"/>
          <w:szCs w:val="22"/>
        </w:rPr>
        <w:t xml:space="preserve">and promoting its Products; </w:t>
      </w:r>
      <w:del w:id="22" w:author="Brandon Chapman" w:date="2025-10-22T16:28:00Z" w16du:dateUtc="2025-10-22T22:28:00Z">
        <w:r w:rsidRPr="002C4773" w:rsidDel="007913C1">
          <w:rPr>
            <w:rStyle w:val="SFParasubclause1Char"/>
            <w:sz w:val="22"/>
            <w:szCs w:val="22"/>
          </w:rPr>
          <w:delText xml:space="preserve">and </w:delText>
        </w:r>
      </w:del>
      <w:r w:rsidRPr="002C4773">
        <w:rPr>
          <w:rStyle w:val="SFParasubclause1Char"/>
          <w:sz w:val="22"/>
          <w:szCs w:val="22"/>
        </w:rPr>
        <w:t>(</w:t>
      </w:r>
      <w:r w:rsidR="00666C69">
        <w:rPr>
          <w:rStyle w:val="SFParasubclause1Char"/>
          <w:sz w:val="22"/>
          <w:szCs w:val="22"/>
        </w:rPr>
        <w:t>i</w:t>
      </w:r>
      <w:r w:rsidRPr="002C4773">
        <w:rPr>
          <w:rStyle w:val="SFParasubclause1Char"/>
          <w:sz w:val="22"/>
          <w:szCs w:val="22"/>
        </w:rPr>
        <w:t xml:space="preserve">v) </w:t>
      </w:r>
      <w:r w:rsidR="0079674E">
        <w:rPr>
          <w:rStyle w:val="SFParasubclause1Char"/>
          <w:sz w:val="22"/>
          <w:szCs w:val="22"/>
        </w:rPr>
        <w:t>forward to Company all Purchase Orders for the Products for acceptance or rejection by Company</w:t>
      </w:r>
      <w:ins w:id="23" w:author="Brandon Chapman" w:date="2025-10-22T16:28:00Z" w16du:dateUtc="2025-10-22T22:28:00Z">
        <w:r w:rsidR="007913C1">
          <w:rPr>
            <w:rStyle w:val="SFParasubclause1Char"/>
            <w:sz w:val="22"/>
            <w:szCs w:val="22"/>
          </w:rPr>
          <w:t xml:space="preserve">; (v) </w:t>
        </w:r>
        <w:r w:rsidR="00D7224B">
          <w:rPr>
            <w:rStyle w:val="SFParasubclause1Char"/>
            <w:sz w:val="22"/>
            <w:szCs w:val="22"/>
          </w:rPr>
          <w:t>report all sales and promotion activity monthly, including leads, prospects</w:t>
        </w:r>
      </w:ins>
      <w:ins w:id="24" w:author="Brandon Chapman" w:date="2025-10-22T16:29:00Z" w16du:dateUtc="2025-10-22T22:29:00Z">
        <w:r w:rsidR="00D7224B">
          <w:rPr>
            <w:rStyle w:val="SFParasubclause1Char"/>
            <w:sz w:val="22"/>
            <w:szCs w:val="22"/>
          </w:rPr>
          <w:t xml:space="preserve"> and deal progress</w:t>
        </w:r>
        <w:r w:rsidR="00523CB2">
          <w:rPr>
            <w:rStyle w:val="SFParasubclause1Char"/>
            <w:sz w:val="22"/>
            <w:szCs w:val="22"/>
          </w:rPr>
          <w:t>; (vi) maintain accurate records of sales activities and customer interactions; (vii) avoid conflicts of interest and disclose any potential competitive relationships</w:t>
        </w:r>
        <w:r w:rsidR="00A952A4">
          <w:rPr>
            <w:rStyle w:val="SFParasubclause1Char"/>
            <w:sz w:val="22"/>
            <w:szCs w:val="22"/>
          </w:rPr>
          <w:t>; and (viii) not subcontract</w:t>
        </w:r>
      </w:ins>
      <w:ins w:id="25" w:author="Brandon Chapman" w:date="2025-10-22T16:30:00Z" w16du:dateUtc="2025-10-22T22:30:00Z">
        <w:r w:rsidR="00A952A4">
          <w:rPr>
            <w:rStyle w:val="SFParasubclause1Char"/>
            <w:sz w:val="22"/>
            <w:szCs w:val="22"/>
          </w:rPr>
          <w:t xml:space="preserve"> or assign any sales duties without Company’s prior written consent</w:t>
        </w:r>
      </w:ins>
      <w:r w:rsidR="00591972">
        <w:rPr>
          <w:rStyle w:val="SFParasubclause1Char"/>
          <w:sz w:val="22"/>
          <w:szCs w:val="22"/>
        </w:rPr>
        <w:t>.</w:t>
      </w:r>
    </w:p>
    <w:p w14:paraId="126FE6AA" w14:textId="316C9DE9" w:rsidR="003C3054" w:rsidRPr="003B64BE" w:rsidRDefault="000B0D99" w:rsidP="00DC367E">
      <w:pPr>
        <w:pStyle w:val="SFParasubclause1"/>
        <w:tabs>
          <w:tab w:val="clear" w:pos="2160"/>
          <w:tab w:val="num" w:pos="1440"/>
          <w:tab w:val="num" w:pos="2070"/>
        </w:tabs>
        <w:ind w:left="0"/>
        <w:jc w:val="both"/>
        <w:rPr>
          <w:rStyle w:val="SFParasubclause1Char"/>
          <w:sz w:val="22"/>
          <w:szCs w:val="22"/>
        </w:rPr>
      </w:pPr>
      <w:r>
        <w:rPr>
          <w:rStyle w:val="SFParasubclause1Char"/>
          <w:sz w:val="22"/>
          <w:szCs w:val="22"/>
          <w:u w:val="single"/>
        </w:rPr>
        <w:lastRenderedPageBreak/>
        <w:t>Company</w:t>
      </w:r>
      <w:r w:rsidR="009315B0" w:rsidRPr="002C4773">
        <w:rPr>
          <w:rStyle w:val="SFParasubclause1Char"/>
          <w:sz w:val="22"/>
          <w:szCs w:val="22"/>
          <w:u w:val="single"/>
        </w:rPr>
        <w:t>’s Obligations</w:t>
      </w:r>
      <w:r w:rsidR="009315B0" w:rsidRPr="002C4773">
        <w:rPr>
          <w:rStyle w:val="SFParasubclause1Char"/>
          <w:sz w:val="22"/>
          <w:szCs w:val="22"/>
        </w:rPr>
        <w:t xml:space="preserve">. </w:t>
      </w:r>
      <w:r>
        <w:rPr>
          <w:rStyle w:val="SFParasubclause1Char"/>
          <w:sz w:val="22"/>
          <w:szCs w:val="22"/>
        </w:rPr>
        <w:t>Company</w:t>
      </w:r>
      <w:r w:rsidR="00474C81" w:rsidRPr="002C4773">
        <w:rPr>
          <w:rStyle w:val="SFParasubclause1Char"/>
          <w:sz w:val="22"/>
          <w:szCs w:val="22"/>
        </w:rPr>
        <w:t xml:space="preserve"> shall (</w:t>
      </w:r>
      <w:proofErr w:type="spellStart"/>
      <w:r w:rsidR="00474C81" w:rsidRPr="002C4773">
        <w:rPr>
          <w:rStyle w:val="SFParasubclause1Char"/>
          <w:sz w:val="22"/>
          <w:szCs w:val="22"/>
        </w:rPr>
        <w:t>i</w:t>
      </w:r>
      <w:proofErr w:type="spellEnd"/>
      <w:r w:rsidR="00474C81" w:rsidRPr="002C4773">
        <w:rPr>
          <w:rStyle w:val="SFParasubclause1Char"/>
          <w:sz w:val="22"/>
          <w:szCs w:val="22"/>
        </w:rPr>
        <w:t xml:space="preserve">) </w:t>
      </w:r>
      <w:r w:rsidR="00FD52DC" w:rsidRPr="002C4773">
        <w:rPr>
          <w:rStyle w:val="SFParasubclause1Char"/>
          <w:sz w:val="22"/>
          <w:szCs w:val="22"/>
        </w:rPr>
        <w:t>provide</w:t>
      </w:r>
      <w:r w:rsidR="000F3853" w:rsidRPr="002C4773">
        <w:rPr>
          <w:rStyle w:val="SFParasubclause1Char"/>
          <w:sz w:val="22"/>
          <w:szCs w:val="22"/>
        </w:rPr>
        <w:t xml:space="preserve"> available versions of Product literature, sales aids, brochures, point of purchase displays and other promotional materials that </w:t>
      </w:r>
      <w:r>
        <w:rPr>
          <w:rStyle w:val="SFParasubclause1Char"/>
          <w:sz w:val="22"/>
          <w:szCs w:val="22"/>
        </w:rPr>
        <w:t>Company</w:t>
      </w:r>
      <w:r w:rsidR="000F3853" w:rsidRPr="002C4773">
        <w:rPr>
          <w:rStyle w:val="SFParasubclause1Char"/>
          <w:sz w:val="22"/>
          <w:szCs w:val="22"/>
        </w:rPr>
        <w:t xml:space="preserve"> may develop for the marketing of Products from time to time;</w:t>
      </w:r>
      <w:r w:rsidR="00B676DD" w:rsidRPr="002C4773">
        <w:rPr>
          <w:rStyle w:val="SFParasubclause1Char"/>
          <w:sz w:val="22"/>
          <w:szCs w:val="22"/>
        </w:rPr>
        <w:t xml:space="preserve"> </w:t>
      </w:r>
      <w:r w:rsidR="00FD52DC" w:rsidRPr="002C4773">
        <w:rPr>
          <w:rStyle w:val="SFParasubclause1Char"/>
          <w:sz w:val="22"/>
          <w:szCs w:val="22"/>
        </w:rPr>
        <w:t xml:space="preserve">(ii) provide training support of </w:t>
      </w:r>
      <w:r w:rsidR="00477826" w:rsidRPr="002C4773">
        <w:rPr>
          <w:rStyle w:val="SFParasubclause1Char"/>
          <w:sz w:val="22"/>
          <w:szCs w:val="22"/>
        </w:rPr>
        <w:t>P</w:t>
      </w:r>
      <w:r w:rsidR="00FD52DC" w:rsidRPr="002C4773">
        <w:rPr>
          <w:rStyle w:val="SFParasubclause1Char"/>
          <w:sz w:val="22"/>
          <w:szCs w:val="22"/>
        </w:rPr>
        <w:t>roducts</w:t>
      </w:r>
      <w:r w:rsidR="00477826" w:rsidRPr="002C4773">
        <w:rPr>
          <w:rStyle w:val="SFParasubclause1Char"/>
          <w:sz w:val="22"/>
          <w:szCs w:val="22"/>
        </w:rPr>
        <w:t xml:space="preserve"> to </w:t>
      </w:r>
      <w:r>
        <w:rPr>
          <w:rStyle w:val="SFParasubclause1Char"/>
          <w:sz w:val="22"/>
          <w:szCs w:val="22"/>
        </w:rPr>
        <w:t>Sales Representative</w:t>
      </w:r>
      <w:r w:rsidR="00F15704">
        <w:rPr>
          <w:rStyle w:val="SFParasubclause1Char"/>
          <w:sz w:val="22"/>
          <w:szCs w:val="22"/>
        </w:rPr>
        <w:t>;</w:t>
      </w:r>
      <w:r w:rsidR="00FD52DC" w:rsidRPr="002C4773">
        <w:rPr>
          <w:rStyle w:val="SFParasubclause1Char"/>
          <w:sz w:val="22"/>
          <w:szCs w:val="22"/>
        </w:rPr>
        <w:t xml:space="preserve"> </w:t>
      </w:r>
      <w:r w:rsidR="00B676DD" w:rsidRPr="002C4773">
        <w:rPr>
          <w:rStyle w:val="SFParasubclause1Char"/>
          <w:sz w:val="22"/>
          <w:szCs w:val="22"/>
        </w:rPr>
        <w:t>and</w:t>
      </w:r>
      <w:r w:rsidR="00E51D2F" w:rsidRPr="002C4773">
        <w:rPr>
          <w:rStyle w:val="SFParasubclause1Char"/>
          <w:sz w:val="22"/>
          <w:szCs w:val="22"/>
        </w:rPr>
        <w:t xml:space="preserve"> (i</w:t>
      </w:r>
      <w:r w:rsidR="00BC406D">
        <w:rPr>
          <w:rStyle w:val="SFParasubclause1Char"/>
          <w:sz w:val="22"/>
          <w:szCs w:val="22"/>
        </w:rPr>
        <w:t>ii</w:t>
      </w:r>
      <w:r w:rsidR="00E51D2F" w:rsidRPr="002C4773">
        <w:rPr>
          <w:rStyle w:val="SFParasubclause1Char"/>
          <w:sz w:val="22"/>
          <w:szCs w:val="22"/>
        </w:rPr>
        <w:t>) i</w:t>
      </w:r>
      <w:r w:rsidR="000F3853" w:rsidRPr="002C4773">
        <w:rPr>
          <w:rStyle w:val="SFParasubclause1Char"/>
          <w:sz w:val="22"/>
          <w:szCs w:val="22"/>
        </w:rPr>
        <w:t xml:space="preserve">nform </w:t>
      </w:r>
      <w:r>
        <w:rPr>
          <w:rStyle w:val="SFParasubclause1Char"/>
          <w:sz w:val="22"/>
          <w:szCs w:val="22"/>
        </w:rPr>
        <w:t>Sales Representative</w:t>
      </w:r>
      <w:r w:rsidR="000F3853" w:rsidRPr="002C4773">
        <w:rPr>
          <w:rStyle w:val="SFParasubclause1Char"/>
          <w:sz w:val="22"/>
          <w:szCs w:val="22"/>
        </w:rPr>
        <w:t xml:space="preserve"> of any </w:t>
      </w:r>
      <w:r>
        <w:rPr>
          <w:rStyle w:val="SFParasubclause1Char"/>
          <w:sz w:val="22"/>
          <w:szCs w:val="22"/>
        </w:rPr>
        <w:t>Company</w:t>
      </w:r>
      <w:r w:rsidR="000F3853" w:rsidRPr="002C4773">
        <w:rPr>
          <w:rStyle w:val="SFParasubclause1Char"/>
          <w:sz w:val="22"/>
          <w:szCs w:val="22"/>
        </w:rPr>
        <w:t xml:space="preserve"> specific ordering requirements</w:t>
      </w:r>
      <w:r w:rsidR="00B676DD" w:rsidRPr="002C4773">
        <w:rPr>
          <w:rStyle w:val="SFParasubclause1Char"/>
          <w:sz w:val="22"/>
          <w:szCs w:val="22"/>
        </w:rPr>
        <w:t>.</w:t>
      </w:r>
      <w:r w:rsidR="00AF3BE1" w:rsidRPr="00F15704">
        <w:rPr>
          <w:rStyle w:val="SFParasubclause1Char"/>
          <w:sz w:val="22"/>
          <w:szCs w:val="22"/>
        </w:rPr>
        <w:t xml:space="preserve"> </w:t>
      </w:r>
    </w:p>
    <w:p w14:paraId="44D09CB7" w14:textId="370D40B7" w:rsidR="004E03FB" w:rsidRPr="002C4773" w:rsidRDefault="00A16F86" w:rsidP="00DC367E">
      <w:pPr>
        <w:pStyle w:val="SFPara-Clause"/>
        <w:spacing w:before="0"/>
        <w:rPr>
          <w:rStyle w:val="SFParasubclause1Char"/>
          <w:b/>
          <w:bCs/>
          <w:sz w:val="22"/>
          <w:szCs w:val="22"/>
        </w:rPr>
      </w:pPr>
      <w:r>
        <w:rPr>
          <w:rStyle w:val="SFParasubclause1Char"/>
          <w:b/>
          <w:bCs/>
          <w:sz w:val="22"/>
          <w:szCs w:val="22"/>
          <w:u w:val="single"/>
        </w:rPr>
        <w:t xml:space="preserve">Quotes and </w:t>
      </w:r>
      <w:r w:rsidR="00AB0291">
        <w:rPr>
          <w:rStyle w:val="SFParasubclause1Char"/>
          <w:b/>
          <w:bCs/>
          <w:sz w:val="22"/>
          <w:szCs w:val="22"/>
          <w:u w:val="single"/>
        </w:rPr>
        <w:t>Purchase Orders</w:t>
      </w:r>
      <w:r w:rsidR="004E03FB" w:rsidRPr="002C4773">
        <w:rPr>
          <w:rStyle w:val="SFParasubclause1Char"/>
          <w:b/>
          <w:bCs/>
          <w:sz w:val="22"/>
          <w:szCs w:val="22"/>
        </w:rPr>
        <w:t>.</w:t>
      </w:r>
    </w:p>
    <w:p w14:paraId="31842EF7" w14:textId="006F8FBE" w:rsidR="00A16F86" w:rsidRPr="00A16F86" w:rsidRDefault="00A16F86" w:rsidP="00DC367E">
      <w:pPr>
        <w:pStyle w:val="SFParasubclause1"/>
        <w:tabs>
          <w:tab w:val="num" w:pos="1440"/>
        </w:tabs>
        <w:ind w:left="0"/>
        <w:jc w:val="both"/>
        <w:rPr>
          <w:sz w:val="22"/>
          <w:szCs w:val="22"/>
        </w:rPr>
      </w:pPr>
      <w:r w:rsidRPr="00A16F86">
        <w:rPr>
          <w:sz w:val="22"/>
          <w:szCs w:val="22"/>
          <w:u w:val="single"/>
        </w:rPr>
        <w:t>Quotes</w:t>
      </w:r>
      <w:r>
        <w:rPr>
          <w:sz w:val="22"/>
          <w:szCs w:val="22"/>
        </w:rPr>
        <w:t>. Sale</w:t>
      </w:r>
      <w:r w:rsidR="007E241E">
        <w:rPr>
          <w:sz w:val="22"/>
          <w:szCs w:val="22"/>
        </w:rPr>
        <w:t>s</w:t>
      </w:r>
      <w:r>
        <w:rPr>
          <w:sz w:val="22"/>
          <w:szCs w:val="22"/>
        </w:rPr>
        <w:t xml:space="preserve"> Representative may provide Customers with price quotations for Products only in accordance with pricing, terms, and conditions as provided in </w:t>
      </w:r>
      <w:r w:rsidRPr="00A16F86">
        <w:rPr>
          <w:b/>
          <w:bCs/>
          <w:sz w:val="22"/>
          <w:szCs w:val="22"/>
        </w:rPr>
        <w:t>Exhibit D</w:t>
      </w:r>
      <w:r>
        <w:rPr>
          <w:sz w:val="22"/>
          <w:szCs w:val="22"/>
        </w:rPr>
        <w:t xml:space="preserve">. </w:t>
      </w:r>
      <w:r w:rsidR="000B7764">
        <w:rPr>
          <w:sz w:val="22"/>
          <w:szCs w:val="22"/>
        </w:rPr>
        <w:t xml:space="preserve">All quotes are subject to Company’s written confirmation and may be changed or withdrawn by Company at any time prior to acceptance of an order. </w:t>
      </w:r>
      <w:r w:rsidR="007E241E">
        <w:rPr>
          <w:sz w:val="22"/>
          <w:szCs w:val="22"/>
        </w:rPr>
        <w:t xml:space="preserve">Sales Representative is not authorized to alter, modify, or commit the Company to any quotation without prior written approval. </w:t>
      </w:r>
    </w:p>
    <w:p w14:paraId="288CAD8A" w14:textId="79FD3C04" w:rsidR="007B5834" w:rsidRDefault="0064392B" w:rsidP="00522FC1">
      <w:pPr>
        <w:pStyle w:val="SFParasubclause1"/>
        <w:tabs>
          <w:tab w:val="num" w:pos="1440"/>
        </w:tabs>
        <w:ind w:left="0"/>
        <w:jc w:val="both"/>
        <w:rPr>
          <w:sz w:val="22"/>
          <w:szCs w:val="22"/>
        </w:rPr>
      </w:pPr>
      <w:r>
        <w:rPr>
          <w:sz w:val="22"/>
          <w:szCs w:val="22"/>
          <w:u w:val="single"/>
        </w:rPr>
        <w:t>Customer Purchase</w:t>
      </w:r>
      <w:r w:rsidR="007B5834" w:rsidRPr="002C4773">
        <w:rPr>
          <w:sz w:val="22"/>
          <w:szCs w:val="22"/>
          <w:u w:val="single"/>
        </w:rPr>
        <w:t xml:space="preserve"> Order</w:t>
      </w:r>
      <w:r>
        <w:rPr>
          <w:sz w:val="22"/>
          <w:szCs w:val="22"/>
          <w:u w:val="single"/>
        </w:rPr>
        <w:t>s</w:t>
      </w:r>
      <w:r w:rsidR="007B5834" w:rsidRPr="002C4773">
        <w:rPr>
          <w:sz w:val="22"/>
          <w:szCs w:val="22"/>
        </w:rPr>
        <w:t>.</w:t>
      </w:r>
      <w:r w:rsidR="00D65FFD" w:rsidRPr="002C4773">
        <w:rPr>
          <w:sz w:val="22"/>
          <w:szCs w:val="22"/>
        </w:rPr>
        <w:t xml:space="preserve"> </w:t>
      </w:r>
      <w:r>
        <w:rPr>
          <w:sz w:val="22"/>
          <w:szCs w:val="22"/>
        </w:rPr>
        <w:t>All</w:t>
      </w:r>
      <w:r w:rsidR="00F10064">
        <w:rPr>
          <w:sz w:val="22"/>
          <w:szCs w:val="22"/>
        </w:rPr>
        <w:t xml:space="preserve"> </w:t>
      </w:r>
      <w:r>
        <w:rPr>
          <w:sz w:val="22"/>
          <w:szCs w:val="22"/>
        </w:rPr>
        <w:t xml:space="preserve">Purchase Orders solicited by </w:t>
      </w:r>
      <w:r w:rsidR="000B0D99">
        <w:rPr>
          <w:sz w:val="22"/>
          <w:szCs w:val="22"/>
        </w:rPr>
        <w:t>Sales Representative</w:t>
      </w:r>
      <w:r>
        <w:rPr>
          <w:sz w:val="22"/>
          <w:szCs w:val="22"/>
        </w:rPr>
        <w:t xml:space="preserve"> from Customers</w:t>
      </w:r>
      <w:r w:rsidR="00315B50" w:rsidRPr="002C4773">
        <w:rPr>
          <w:sz w:val="22"/>
          <w:szCs w:val="22"/>
        </w:rPr>
        <w:t xml:space="preserve"> shall </w:t>
      </w:r>
      <w:r>
        <w:rPr>
          <w:sz w:val="22"/>
          <w:szCs w:val="22"/>
        </w:rPr>
        <w:t xml:space="preserve">be </w:t>
      </w:r>
      <w:r w:rsidR="00315B50" w:rsidRPr="002C4773">
        <w:rPr>
          <w:sz w:val="22"/>
          <w:szCs w:val="22"/>
        </w:rPr>
        <w:t>duly signed by an authorized purchasing agent</w:t>
      </w:r>
      <w:r w:rsidR="009812DA">
        <w:rPr>
          <w:sz w:val="22"/>
          <w:szCs w:val="22"/>
        </w:rPr>
        <w:t xml:space="preserve"> of the Customer</w:t>
      </w:r>
      <w:r w:rsidR="0092583B">
        <w:rPr>
          <w:sz w:val="22"/>
          <w:szCs w:val="22"/>
        </w:rPr>
        <w:t xml:space="preserve"> and shall be submitted directly to the Company</w:t>
      </w:r>
      <w:r w:rsidR="00315B50" w:rsidRPr="002C4773">
        <w:rPr>
          <w:sz w:val="22"/>
          <w:szCs w:val="22"/>
        </w:rPr>
        <w:t>.</w:t>
      </w:r>
      <w:r w:rsidR="0092583B">
        <w:rPr>
          <w:sz w:val="22"/>
          <w:szCs w:val="22"/>
        </w:rPr>
        <w:t xml:space="preserve"> </w:t>
      </w:r>
      <w:r w:rsidR="00315B50" w:rsidRPr="002C4773">
        <w:rPr>
          <w:sz w:val="22"/>
          <w:szCs w:val="22"/>
        </w:rPr>
        <w:t>Each</w:t>
      </w:r>
      <w:r w:rsidR="00F10064">
        <w:rPr>
          <w:sz w:val="22"/>
          <w:szCs w:val="22"/>
        </w:rPr>
        <w:t xml:space="preserve"> </w:t>
      </w:r>
      <w:r w:rsidR="00315B50" w:rsidRPr="002C4773">
        <w:rPr>
          <w:sz w:val="22"/>
          <w:szCs w:val="22"/>
        </w:rPr>
        <w:t xml:space="preserve">Purchase Order must </w:t>
      </w:r>
      <w:r w:rsidR="009812DA">
        <w:rPr>
          <w:sz w:val="22"/>
          <w:szCs w:val="22"/>
        </w:rPr>
        <w:t>identify</w:t>
      </w:r>
      <w:r w:rsidR="00315B50" w:rsidRPr="002C4773">
        <w:rPr>
          <w:sz w:val="22"/>
          <w:szCs w:val="22"/>
        </w:rPr>
        <w:t xml:space="preserve"> </w:t>
      </w:r>
      <w:r w:rsidR="00F10064">
        <w:rPr>
          <w:sz w:val="22"/>
          <w:szCs w:val="22"/>
        </w:rPr>
        <w:t xml:space="preserve">the </w:t>
      </w:r>
      <w:r w:rsidR="000B0D99">
        <w:rPr>
          <w:sz w:val="22"/>
          <w:szCs w:val="22"/>
        </w:rPr>
        <w:t>Sales Representative</w:t>
      </w:r>
      <w:r w:rsidR="00F10064">
        <w:rPr>
          <w:sz w:val="22"/>
          <w:szCs w:val="22"/>
        </w:rPr>
        <w:t xml:space="preserve"> and </w:t>
      </w:r>
      <w:r w:rsidR="0092583B">
        <w:rPr>
          <w:sz w:val="22"/>
          <w:szCs w:val="22"/>
        </w:rPr>
        <w:t>the Quote number</w:t>
      </w:r>
      <w:r w:rsidR="00315B50" w:rsidRPr="002C4773">
        <w:rPr>
          <w:sz w:val="22"/>
          <w:szCs w:val="22"/>
        </w:rPr>
        <w:t xml:space="preserve">. </w:t>
      </w:r>
      <w:r w:rsidR="00993E32" w:rsidRPr="002C4773">
        <w:rPr>
          <w:sz w:val="22"/>
          <w:szCs w:val="22"/>
        </w:rPr>
        <w:t xml:space="preserve">No Purchase Order shall be binding upon the </w:t>
      </w:r>
      <w:r w:rsidR="000B0D99">
        <w:rPr>
          <w:sz w:val="22"/>
          <w:szCs w:val="22"/>
        </w:rPr>
        <w:t>Company</w:t>
      </w:r>
      <w:r w:rsidR="00993E32" w:rsidRPr="002C4773">
        <w:rPr>
          <w:sz w:val="22"/>
          <w:szCs w:val="22"/>
        </w:rPr>
        <w:t xml:space="preserve"> until the </w:t>
      </w:r>
      <w:r w:rsidR="000B0D99">
        <w:rPr>
          <w:sz w:val="22"/>
          <w:szCs w:val="22"/>
        </w:rPr>
        <w:t>Company</w:t>
      </w:r>
      <w:r w:rsidR="00993E32" w:rsidRPr="002C4773">
        <w:rPr>
          <w:sz w:val="22"/>
          <w:szCs w:val="22"/>
        </w:rPr>
        <w:t xml:space="preserve"> accepts the Purchase Order.</w:t>
      </w:r>
      <w:r w:rsidR="0059776B" w:rsidRPr="002C4773">
        <w:rPr>
          <w:sz w:val="22"/>
          <w:szCs w:val="22"/>
        </w:rPr>
        <w:t xml:space="preserve"> </w:t>
      </w:r>
      <w:r w:rsidR="00993E32" w:rsidRPr="002C4773">
        <w:rPr>
          <w:sz w:val="22"/>
          <w:szCs w:val="22"/>
        </w:rPr>
        <w:t xml:space="preserve">If the </w:t>
      </w:r>
      <w:r w:rsidR="000B0D99">
        <w:rPr>
          <w:sz w:val="22"/>
          <w:szCs w:val="22"/>
        </w:rPr>
        <w:t>Company</w:t>
      </w:r>
      <w:r w:rsidR="00993E32" w:rsidRPr="002C4773">
        <w:rPr>
          <w:sz w:val="22"/>
          <w:szCs w:val="22"/>
        </w:rPr>
        <w:t xml:space="preserve"> fails to accept the Purchase Order within </w:t>
      </w:r>
      <w:r w:rsidR="0059776B" w:rsidRPr="002C4773">
        <w:rPr>
          <w:sz w:val="22"/>
          <w:szCs w:val="22"/>
        </w:rPr>
        <w:t>5 days</w:t>
      </w:r>
      <w:r w:rsidR="00993E32" w:rsidRPr="002C4773">
        <w:rPr>
          <w:sz w:val="22"/>
          <w:szCs w:val="22"/>
        </w:rPr>
        <w:t xml:space="preserve"> of receipt of such Purchase Order, it shall be deemed that the </w:t>
      </w:r>
      <w:r w:rsidR="000B0D99">
        <w:rPr>
          <w:sz w:val="22"/>
          <w:szCs w:val="22"/>
        </w:rPr>
        <w:t>Company</w:t>
      </w:r>
      <w:r w:rsidR="00993E32" w:rsidRPr="002C4773">
        <w:rPr>
          <w:sz w:val="22"/>
          <w:szCs w:val="22"/>
        </w:rPr>
        <w:t xml:space="preserve"> has rejected such Purchase Order.</w:t>
      </w:r>
      <w:r w:rsidR="007B5834" w:rsidRPr="00522FC1">
        <w:rPr>
          <w:sz w:val="22"/>
          <w:szCs w:val="22"/>
        </w:rPr>
        <w:t xml:space="preserve"> </w:t>
      </w:r>
    </w:p>
    <w:p w14:paraId="3A408FDC" w14:textId="005B6C4E" w:rsidR="00D7222C" w:rsidRPr="00522FC1" w:rsidRDefault="00D7222C" w:rsidP="00522FC1">
      <w:pPr>
        <w:pStyle w:val="SFParasubclause1"/>
        <w:tabs>
          <w:tab w:val="num" w:pos="1440"/>
        </w:tabs>
        <w:ind w:left="0"/>
        <w:jc w:val="both"/>
        <w:rPr>
          <w:sz w:val="22"/>
          <w:szCs w:val="22"/>
        </w:rPr>
      </w:pPr>
      <w:commentRangeStart w:id="26"/>
      <w:commentRangeStart w:id="27"/>
      <w:r>
        <w:rPr>
          <w:sz w:val="22"/>
          <w:szCs w:val="22"/>
          <w:u w:val="single"/>
        </w:rPr>
        <w:t>Minimum Sales Quota</w:t>
      </w:r>
      <w:commentRangeEnd w:id="26"/>
      <w:r w:rsidR="00792873">
        <w:rPr>
          <w:rStyle w:val="CommentReference"/>
        </w:rPr>
        <w:commentReference w:id="26"/>
      </w:r>
      <w:commentRangeEnd w:id="27"/>
      <w:r w:rsidR="00505BDF">
        <w:rPr>
          <w:rStyle w:val="CommentReference"/>
        </w:rPr>
        <w:commentReference w:id="27"/>
      </w:r>
      <w:r w:rsidRPr="00D7222C">
        <w:rPr>
          <w:sz w:val="22"/>
          <w:szCs w:val="22"/>
        </w:rPr>
        <w:t>.</w:t>
      </w:r>
      <w:r>
        <w:rPr>
          <w:sz w:val="22"/>
          <w:szCs w:val="22"/>
        </w:rPr>
        <w:t xml:space="preserve"> Sales Representative shall </w:t>
      </w:r>
      <w:ins w:id="28" w:author="Brandon Chapman" w:date="2025-10-22T16:37:00Z" w16du:dateUtc="2025-10-22T22:37:00Z">
        <w:r w:rsidR="00DE7E17">
          <w:rPr>
            <w:sz w:val="22"/>
            <w:szCs w:val="22"/>
          </w:rPr>
          <w:t>use best efforts</w:t>
        </w:r>
      </w:ins>
      <w:ins w:id="29" w:author="Brandon Chapman" w:date="2025-10-22T16:38:00Z" w16du:dateUtc="2025-10-22T22:38:00Z">
        <w:r w:rsidR="00DE7E17">
          <w:rPr>
            <w:sz w:val="22"/>
            <w:szCs w:val="22"/>
          </w:rPr>
          <w:t xml:space="preserve"> to </w:t>
        </w:r>
      </w:ins>
      <w:r>
        <w:rPr>
          <w:sz w:val="22"/>
          <w:szCs w:val="22"/>
        </w:rPr>
        <w:t xml:space="preserve">meet </w:t>
      </w:r>
      <w:r w:rsidR="005D3F78">
        <w:rPr>
          <w:sz w:val="22"/>
          <w:szCs w:val="22"/>
        </w:rPr>
        <w:t>M</w:t>
      </w:r>
      <w:r>
        <w:rPr>
          <w:sz w:val="22"/>
          <w:szCs w:val="22"/>
        </w:rPr>
        <w:t xml:space="preserve">inimum </w:t>
      </w:r>
      <w:r w:rsidR="005D3F78">
        <w:rPr>
          <w:sz w:val="22"/>
          <w:szCs w:val="22"/>
        </w:rPr>
        <w:t>S</w:t>
      </w:r>
      <w:r>
        <w:rPr>
          <w:sz w:val="22"/>
          <w:szCs w:val="22"/>
        </w:rPr>
        <w:t xml:space="preserve">ales </w:t>
      </w:r>
      <w:r w:rsidR="005D3F78">
        <w:rPr>
          <w:sz w:val="22"/>
          <w:szCs w:val="22"/>
        </w:rPr>
        <w:t>Q</w:t>
      </w:r>
      <w:r>
        <w:rPr>
          <w:sz w:val="22"/>
          <w:szCs w:val="22"/>
        </w:rPr>
        <w:t xml:space="preserve">uota </w:t>
      </w:r>
      <w:r w:rsidR="005D3F78">
        <w:rPr>
          <w:sz w:val="22"/>
          <w:szCs w:val="22"/>
        </w:rPr>
        <w:t xml:space="preserve">($_______) </w:t>
      </w:r>
      <w:r>
        <w:rPr>
          <w:sz w:val="22"/>
          <w:szCs w:val="22"/>
        </w:rPr>
        <w:t xml:space="preserve">for each year of this Agreement. Company shall monitor progress towards the annual commitment on a quarterly basis. If Sales Representative fails to achieve the </w:t>
      </w:r>
      <w:r w:rsidR="005D3F78">
        <w:rPr>
          <w:sz w:val="22"/>
          <w:szCs w:val="22"/>
        </w:rPr>
        <w:t>M</w:t>
      </w:r>
      <w:r>
        <w:rPr>
          <w:sz w:val="22"/>
          <w:szCs w:val="22"/>
        </w:rPr>
        <w:t xml:space="preserve">inimum </w:t>
      </w:r>
      <w:r w:rsidR="005D3F78">
        <w:rPr>
          <w:sz w:val="22"/>
          <w:szCs w:val="22"/>
        </w:rPr>
        <w:t>S</w:t>
      </w:r>
      <w:r>
        <w:rPr>
          <w:sz w:val="22"/>
          <w:szCs w:val="22"/>
        </w:rPr>
        <w:t xml:space="preserve">ales </w:t>
      </w:r>
      <w:r w:rsidR="005D3F78">
        <w:rPr>
          <w:sz w:val="22"/>
          <w:szCs w:val="22"/>
        </w:rPr>
        <w:t>Q</w:t>
      </w:r>
      <w:r>
        <w:rPr>
          <w:sz w:val="22"/>
          <w:szCs w:val="22"/>
        </w:rPr>
        <w:t>uota, Company shall have the right to provide sixty (60) days</w:t>
      </w:r>
      <w:r w:rsidR="00792873">
        <w:rPr>
          <w:sz w:val="22"/>
          <w:szCs w:val="22"/>
        </w:rPr>
        <w:t xml:space="preserve">’ </w:t>
      </w:r>
      <w:r>
        <w:rPr>
          <w:sz w:val="22"/>
          <w:szCs w:val="22"/>
        </w:rPr>
        <w:t xml:space="preserve">written notice to terminate this Agreement. </w:t>
      </w:r>
    </w:p>
    <w:p w14:paraId="120069B0" w14:textId="5C2E6862" w:rsidR="004E03FB" w:rsidRPr="002C4773" w:rsidRDefault="006905A7" w:rsidP="00DC367E">
      <w:pPr>
        <w:pStyle w:val="SFPara-Clause"/>
        <w:spacing w:before="0"/>
        <w:jc w:val="both"/>
        <w:rPr>
          <w:rStyle w:val="SFParasubclause1Char"/>
          <w:b/>
          <w:bCs/>
          <w:sz w:val="22"/>
          <w:szCs w:val="22"/>
        </w:rPr>
      </w:pPr>
      <w:r>
        <w:rPr>
          <w:rStyle w:val="SFParasubclause1Char"/>
          <w:b/>
          <w:bCs/>
          <w:sz w:val="22"/>
          <w:szCs w:val="22"/>
          <w:u w:val="single"/>
        </w:rPr>
        <w:t>Commission</w:t>
      </w:r>
      <w:r w:rsidR="004E03FB" w:rsidRPr="002C4773">
        <w:rPr>
          <w:rStyle w:val="SFParasubclause1Char"/>
          <w:b/>
          <w:bCs/>
          <w:sz w:val="22"/>
          <w:szCs w:val="22"/>
        </w:rPr>
        <w:t>.</w:t>
      </w:r>
      <w:r w:rsidR="004E03FB" w:rsidRPr="002C4773">
        <w:rPr>
          <w:rStyle w:val="SFParasubclause1Char"/>
          <w:b/>
          <w:bCs/>
          <w:sz w:val="22"/>
          <w:szCs w:val="22"/>
          <w:u w:val="single"/>
        </w:rPr>
        <w:t xml:space="preserve"> </w:t>
      </w:r>
    </w:p>
    <w:p w14:paraId="3CB13C52" w14:textId="35EA2FF4" w:rsidR="007B5834" w:rsidRPr="006905A7" w:rsidRDefault="0093649B" w:rsidP="006905A7">
      <w:pPr>
        <w:pStyle w:val="SFParasubclause1"/>
        <w:tabs>
          <w:tab w:val="num" w:pos="1440"/>
        </w:tabs>
        <w:ind w:left="0"/>
        <w:jc w:val="both"/>
        <w:rPr>
          <w:sz w:val="22"/>
          <w:szCs w:val="22"/>
        </w:rPr>
      </w:pPr>
      <w:commentRangeStart w:id="30"/>
      <w:r>
        <w:rPr>
          <w:sz w:val="22"/>
          <w:szCs w:val="22"/>
          <w:u w:val="single"/>
        </w:rPr>
        <w:t xml:space="preserve">Commission </w:t>
      </w:r>
      <w:commentRangeEnd w:id="30"/>
      <w:r w:rsidR="00790DD4">
        <w:rPr>
          <w:rStyle w:val="CommentReference"/>
        </w:rPr>
        <w:commentReference w:id="30"/>
      </w:r>
      <w:r>
        <w:rPr>
          <w:sz w:val="22"/>
          <w:szCs w:val="22"/>
          <w:u w:val="single"/>
        </w:rPr>
        <w:t>Rate</w:t>
      </w:r>
      <w:r w:rsidR="007B5834" w:rsidRPr="002C4773">
        <w:rPr>
          <w:sz w:val="22"/>
          <w:szCs w:val="22"/>
        </w:rPr>
        <w:t xml:space="preserve">.  </w:t>
      </w:r>
      <w:r w:rsidR="000B0D99">
        <w:rPr>
          <w:sz w:val="22"/>
          <w:szCs w:val="22"/>
        </w:rPr>
        <w:t>Sales Representative</w:t>
      </w:r>
      <w:r w:rsidR="00E06647" w:rsidRPr="002C4773">
        <w:rPr>
          <w:sz w:val="22"/>
          <w:szCs w:val="22"/>
        </w:rPr>
        <w:t xml:space="preserve"> </w:t>
      </w:r>
      <w:r>
        <w:rPr>
          <w:sz w:val="22"/>
          <w:szCs w:val="22"/>
        </w:rPr>
        <w:t xml:space="preserve">shall earn a commission </w:t>
      </w:r>
      <w:r w:rsidR="00344269">
        <w:rPr>
          <w:sz w:val="22"/>
          <w:szCs w:val="22"/>
        </w:rPr>
        <w:t xml:space="preserve">(“Commission”) for its services for sales solicited by Sales Representative pursuant to the terms of this Agreement, in the amount equal to </w:t>
      </w:r>
      <w:r w:rsidR="00344269" w:rsidRPr="00505BDF">
        <w:rPr>
          <w:sz w:val="22"/>
          <w:szCs w:val="22"/>
          <w:highlight w:val="yellow"/>
        </w:rPr>
        <w:t>[NUMBER]%</w:t>
      </w:r>
      <w:r w:rsidR="00344269">
        <w:rPr>
          <w:sz w:val="22"/>
          <w:szCs w:val="22"/>
        </w:rPr>
        <w:t xml:space="preserve"> of the </w:t>
      </w:r>
      <w:commentRangeStart w:id="31"/>
      <w:r>
        <w:rPr>
          <w:sz w:val="22"/>
          <w:szCs w:val="22"/>
        </w:rPr>
        <w:t xml:space="preserve">Net Sales </w:t>
      </w:r>
      <w:r w:rsidR="00344269">
        <w:rPr>
          <w:sz w:val="22"/>
          <w:szCs w:val="22"/>
        </w:rPr>
        <w:t>Price</w:t>
      </w:r>
      <w:commentRangeEnd w:id="31"/>
      <w:r w:rsidR="000E7F2C">
        <w:rPr>
          <w:rStyle w:val="CommentReference"/>
        </w:rPr>
        <w:commentReference w:id="31"/>
      </w:r>
      <w:r w:rsidR="00B1692E">
        <w:rPr>
          <w:sz w:val="22"/>
          <w:szCs w:val="22"/>
        </w:rPr>
        <w:t xml:space="preserve"> for device sales under 1,000 device</w:t>
      </w:r>
      <w:r w:rsidR="00202AB8">
        <w:rPr>
          <w:sz w:val="22"/>
          <w:szCs w:val="22"/>
        </w:rPr>
        <w:t>s</w:t>
      </w:r>
      <w:r w:rsidR="00E418CA">
        <w:rPr>
          <w:sz w:val="22"/>
          <w:szCs w:val="22"/>
        </w:rPr>
        <w:t xml:space="preserve">; </w:t>
      </w:r>
      <w:r w:rsidR="00202AB8" w:rsidRPr="00505BDF">
        <w:rPr>
          <w:sz w:val="22"/>
          <w:szCs w:val="22"/>
          <w:highlight w:val="yellow"/>
        </w:rPr>
        <w:t>[NUMBER]%</w:t>
      </w:r>
      <w:r w:rsidR="00202AB8">
        <w:rPr>
          <w:sz w:val="22"/>
          <w:szCs w:val="22"/>
        </w:rPr>
        <w:t xml:space="preserve"> of the Net Sales Price for device sales between 1,000 and 9,999 devices; and </w:t>
      </w:r>
      <w:r w:rsidR="00202AB8" w:rsidRPr="00505BDF">
        <w:rPr>
          <w:sz w:val="22"/>
          <w:szCs w:val="22"/>
          <w:highlight w:val="yellow"/>
        </w:rPr>
        <w:t>[NUMBER]%</w:t>
      </w:r>
      <w:r w:rsidR="00202AB8">
        <w:rPr>
          <w:sz w:val="22"/>
          <w:szCs w:val="22"/>
        </w:rPr>
        <w:t xml:space="preserve"> of the Net Sales Price for device </w:t>
      </w:r>
      <w:r w:rsidR="007C6F75">
        <w:rPr>
          <w:sz w:val="22"/>
          <w:szCs w:val="22"/>
        </w:rPr>
        <w:t>sales of 10,000 or more devices</w:t>
      </w:r>
      <w:r w:rsidR="00C45A99">
        <w:rPr>
          <w:sz w:val="22"/>
          <w:szCs w:val="22"/>
        </w:rPr>
        <w:t>, as defined herein,</w:t>
      </w:r>
      <w:r w:rsidR="00344269">
        <w:rPr>
          <w:sz w:val="22"/>
          <w:szCs w:val="22"/>
        </w:rPr>
        <w:t xml:space="preserve"> of such sale under the applicable Purchase Order</w:t>
      </w:r>
      <w:r>
        <w:rPr>
          <w:sz w:val="22"/>
          <w:szCs w:val="22"/>
        </w:rPr>
        <w:t>.</w:t>
      </w:r>
      <w:r w:rsidR="007B5834" w:rsidRPr="002C4773">
        <w:rPr>
          <w:sz w:val="22"/>
          <w:szCs w:val="22"/>
        </w:rPr>
        <w:t xml:space="preserve">  </w:t>
      </w:r>
    </w:p>
    <w:p w14:paraId="7B81EB48" w14:textId="3E4CFC3E" w:rsidR="00342089" w:rsidRPr="002C4773" w:rsidRDefault="00342089" w:rsidP="00342089">
      <w:pPr>
        <w:pStyle w:val="SFParasubclause1"/>
        <w:tabs>
          <w:tab w:val="clear" w:pos="2160"/>
          <w:tab w:val="num" w:pos="1440"/>
          <w:tab w:val="num" w:pos="2070"/>
        </w:tabs>
        <w:ind w:left="0"/>
        <w:jc w:val="both"/>
        <w:rPr>
          <w:sz w:val="22"/>
          <w:szCs w:val="22"/>
        </w:rPr>
      </w:pPr>
      <w:commentRangeStart w:id="32"/>
      <w:r w:rsidRPr="00211144">
        <w:rPr>
          <w:sz w:val="22"/>
          <w:szCs w:val="22"/>
          <w:u w:val="single"/>
        </w:rPr>
        <w:t>Commission for Subscription Services</w:t>
      </w:r>
      <w:commentRangeEnd w:id="32"/>
      <w:r w:rsidR="00392942">
        <w:rPr>
          <w:rStyle w:val="CommentReference"/>
        </w:rPr>
        <w:commentReference w:id="32"/>
      </w:r>
      <w:r w:rsidRPr="00211144">
        <w:rPr>
          <w:sz w:val="22"/>
          <w:szCs w:val="22"/>
        </w:rPr>
        <w:t>.</w:t>
      </w:r>
      <w:r>
        <w:rPr>
          <w:b/>
          <w:bCs/>
          <w:sz w:val="22"/>
          <w:szCs w:val="22"/>
        </w:rPr>
        <w:t xml:space="preserve"> </w:t>
      </w:r>
      <w:r w:rsidRPr="00211144">
        <w:rPr>
          <w:sz w:val="22"/>
          <w:szCs w:val="22"/>
        </w:rPr>
        <w:t xml:space="preserve">For subscription-based </w:t>
      </w:r>
      <w:r>
        <w:rPr>
          <w:sz w:val="22"/>
          <w:szCs w:val="22"/>
        </w:rPr>
        <w:t>p</w:t>
      </w:r>
      <w:r w:rsidRPr="00211144">
        <w:rPr>
          <w:sz w:val="22"/>
          <w:szCs w:val="22"/>
        </w:rPr>
        <w:t xml:space="preserve">roducts or services, </w:t>
      </w:r>
      <w:r w:rsidR="0039003A" w:rsidRPr="0039003A">
        <w:rPr>
          <w:sz w:val="22"/>
          <w:szCs w:val="22"/>
        </w:rPr>
        <w:t xml:space="preserve">the Commission shall be paid as set forth above for the initial base contract period sold to the Customer (the “Base Term”), which shall be a standard term of two (2) years unless otherwise specified in the applicable Purchase Contract. For any renewal or extension periods following the Base Term, the Commission shall be </w:t>
      </w:r>
      <w:r w:rsidR="0039003A" w:rsidRPr="002541EC">
        <w:rPr>
          <w:sz w:val="22"/>
          <w:szCs w:val="22"/>
          <w:highlight w:val="yellow"/>
          <w:rPrChange w:id="33" w:author="Brandon Chapman" w:date="2025-10-22T16:32:00Z" w16du:dateUtc="2025-10-22T22:32:00Z">
            <w:rPr>
              <w:sz w:val="22"/>
              <w:szCs w:val="22"/>
            </w:rPr>
          </w:rPrChange>
        </w:rPr>
        <w:t>two percent (2%) less</w:t>
      </w:r>
      <w:r w:rsidR="0039003A" w:rsidRPr="0039003A">
        <w:rPr>
          <w:sz w:val="22"/>
          <w:szCs w:val="22"/>
        </w:rPr>
        <w:t xml:space="preserve"> than the rate applicable to the Base Term, and such renewal commission rate shall continue to apply for the life of the Customer relationship, unless otherwise agreed to in writing by the Company.</w:t>
      </w:r>
    </w:p>
    <w:p w14:paraId="733A61AA" w14:textId="766B6B2D" w:rsidR="007B5834" w:rsidRDefault="00D04856" w:rsidP="00DC367E">
      <w:pPr>
        <w:pStyle w:val="SFParasubclause1"/>
        <w:tabs>
          <w:tab w:val="clear" w:pos="2160"/>
          <w:tab w:val="num" w:pos="1440"/>
          <w:tab w:val="num" w:pos="2070"/>
        </w:tabs>
        <w:ind w:left="0"/>
        <w:jc w:val="both"/>
        <w:rPr>
          <w:ins w:id="34" w:author="Brandon Chapman" w:date="2025-10-22T16:33:00Z" w16du:dateUtc="2025-10-22T22:33:00Z"/>
          <w:sz w:val="22"/>
          <w:szCs w:val="22"/>
        </w:rPr>
      </w:pPr>
      <w:r>
        <w:rPr>
          <w:sz w:val="22"/>
          <w:szCs w:val="22"/>
          <w:u w:val="single"/>
        </w:rPr>
        <w:t xml:space="preserve">Commission </w:t>
      </w:r>
      <w:r w:rsidR="007B5834" w:rsidRPr="002C4773">
        <w:rPr>
          <w:sz w:val="22"/>
          <w:szCs w:val="22"/>
          <w:u w:val="single"/>
        </w:rPr>
        <w:t>Payment</w:t>
      </w:r>
      <w:r w:rsidR="0029076C">
        <w:rPr>
          <w:sz w:val="22"/>
          <w:szCs w:val="22"/>
        </w:rPr>
        <w:t xml:space="preserve">. Commission becomes payable to </w:t>
      </w:r>
      <w:r w:rsidR="000B0D99">
        <w:rPr>
          <w:sz w:val="22"/>
          <w:szCs w:val="22"/>
        </w:rPr>
        <w:t>Sales Representative</w:t>
      </w:r>
      <w:r w:rsidR="0029076C">
        <w:rPr>
          <w:sz w:val="22"/>
          <w:szCs w:val="22"/>
        </w:rPr>
        <w:t xml:space="preserve"> only at such time </w:t>
      </w:r>
      <w:r w:rsidR="00C45A99">
        <w:rPr>
          <w:sz w:val="22"/>
          <w:szCs w:val="22"/>
        </w:rPr>
        <w:t xml:space="preserve">and only to the extent that Company actually receives unconditional payment from Customer under the corresponding Purchase </w:t>
      </w:r>
      <w:r w:rsidR="0035477F">
        <w:rPr>
          <w:sz w:val="22"/>
          <w:szCs w:val="22"/>
        </w:rPr>
        <w:t>Contract</w:t>
      </w:r>
      <w:r w:rsidR="00C45A99">
        <w:rPr>
          <w:sz w:val="22"/>
          <w:szCs w:val="22"/>
        </w:rPr>
        <w:t xml:space="preserve">. </w:t>
      </w:r>
      <w:r w:rsidR="0029076C">
        <w:rPr>
          <w:sz w:val="22"/>
          <w:szCs w:val="22"/>
        </w:rPr>
        <w:t>If Customer makes payments to Company in increments or installments, Company shall pay Sales Representative pro rata Commission corresponding to the incremental or installment payments of the Net Sales Price. Company shall pay Sales Representative on each Quarterly Date the Commission</w:t>
      </w:r>
      <w:r w:rsidR="0035477F">
        <w:rPr>
          <w:sz w:val="22"/>
          <w:szCs w:val="22"/>
        </w:rPr>
        <w:t xml:space="preserve"> is</w:t>
      </w:r>
      <w:r w:rsidR="0029076C">
        <w:rPr>
          <w:sz w:val="22"/>
          <w:szCs w:val="22"/>
        </w:rPr>
        <w:t xml:space="preserve"> owed for the immediately preceding Quarterly Period. </w:t>
      </w:r>
      <w:r w:rsidR="007B5834" w:rsidRPr="002C4773">
        <w:rPr>
          <w:sz w:val="22"/>
          <w:szCs w:val="22"/>
        </w:rPr>
        <w:t xml:space="preserve"> </w:t>
      </w:r>
      <w:r w:rsidR="007B5834" w:rsidRPr="00211144">
        <w:rPr>
          <w:sz w:val="22"/>
          <w:szCs w:val="22"/>
        </w:rPr>
        <w:t xml:space="preserve"> </w:t>
      </w:r>
    </w:p>
    <w:p w14:paraId="4906B84E" w14:textId="35E25A6A" w:rsidR="004C0F10" w:rsidRDefault="004C0F10" w:rsidP="00DC367E">
      <w:pPr>
        <w:pStyle w:val="SFParasubclause1"/>
        <w:tabs>
          <w:tab w:val="clear" w:pos="2160"/>
          <w:tab w:val="num" w:pos="1440"/>
          <w:tab w:val="num" w:pos="2070"/>
        </w:tabs>
        <w:ind w:left="0"/>
        <w:jc w:val="both"/>
        <w:rPr>
          <w:ins w:id="35" w:author="Brandon Chapman" w:date="2025-10-22T16:34:00Z" w16du:dateUtc="2025-10-22T22:34:00Z"/>
          <w:sz w:val="22"/>
          <w:szCs w:val="22"/>
        </w:rPr>
      </w:pPr>
      <w:ins w:id="36" w:author="Brandon Chapman" w:date="2025-10-22T16:33:00Z" w16du:dateUtc="2025-10-22T22:33:00Z">
        <w:r w:rsidRPr="004C0F10">
          <w:rPr>
            <w:sz w:val="22"/>
            <w:szCs w:val="22"/>
            <w:u w:val="single"/>
            <w:rPrChange w:id="37" w:author="Brandon Chapman" w:date="2025-10-22T16:34:00Z" w16du:dateUtc="2025-10-22T22:34:00Z">
              <w:rPr>
                <w:sz w:val="22"/>
                <w:szCs w:val="22"/>
              </w:rPr>
            </w:rPrChange>
          </w:rPr>
          <w:t>Chargebacks and Adjustments</w:t>
        </w:r>
        <w:r>
          <w:rPr>
            <w:sz w:val="22"/>
            <w:szCs w:val="22"/>
          </w:rPr>
          <w:t>.</w:t>
        </w:r>
      </w:ins>
      <w:ins w:id="38" w:author="Brandon Chapman" w:date="2025-10-22T16:34:00Z" w16du:dateUtc="2025-10-22T22:34:00Z">
        <w:r>
          <w:rPr>
            <w:sz w:val="22"/>
            <w:szCs w:val="22"/>
          </w:rPr>
          <w:t xml:space="preserve"> </w:t>
        </w:r>
        <w:r w:rsidR="001C4ED5">
          <w:rPr>
            <w:sz w:val="22"/>
            <w:szCs w:val="22"/>
          </w:rPr>
          <w:t>If a Customer defaults, cancels, or receives a refund, the corresponding commission shall be deduced from future payments.</w:t>
        </w:r>
      </w:ins>
    </w:p>
    <w:p w14:paraId="0ED5F0DE" w14:textId="58794982" w:rsidR="00994406" w:rsidRPr="00211144" w:rsidRDefault="00994406" w:rsidP="00DC367E">
      <w:pPr>
        <w:pStyle w:val="SFParasubclause1"/>
        <w:tabs>
          <w:tab w:val="clear" w:pos="2160"/>
          <w:tab w:val="num" w:pos="1440"/>
          <w:tab w:val="num" w:pos="2070"/>
        </w:tabs>
        <w:ind w:left="0"/>
        <w:jc w:val="both"/>
        <w:rPr>
          <w:sz w:val="22"/>
          <w:szCs w:val="22"/>
        </w:rPr>
      </w:pPr>
      <w:ins w:id="39" w:author="Brandon Chapman" w:date="2025-10-22T16:34:00Z" w16du:dateUtc="2025-10-22T22:34:00Z">
        <w:r>
          <w:rPr>
            <w:sz w:val="22"/>
            <w:szCs w:val="22"/>
            <w:u w:val="single"/>
          </w:rPr>
          <w:lastRenderedPageBreak/>
          <w:t>Taxes</w:t>
        </w:r>
        <w:r>
          <w:rPr>
            <w:sz w:val="22"/>
            <w:szCs w:val="22"/>
          </w:rPr>
          <w:t>. Sales Representative is solely responsible for</w:t>
        </w:r>
      </w:ins>
      <w:ins w:id="40" w:author="Brandon Chapman" w:date="2025-10-22T16:35:00Z" w16du:dateUtc="2025-10-22T22:35:00Z">
        <w:r>
          <w:rPr>
            <w:sz w:val="22"/>
            <w:szCs w:val="22"/>
          </w:rPr>
          <w:t xml:space="preserve"> all taxes related to commissions earned under this Agreement.</w:t>
        </w:r>
      </w:ins>
    </w:p>
    <w:p w14:paraId="21C1BA69" w14:textId="7EF37F86" w:rsidR="007B5834" w:rsidRPr="002C4773" w:rsidRDefault="00A50279" w:rsidP="00DC367E">
      <w:pPr>
        <w:pStyle w:val="SFParasubclause1"/>
        <w:tabs>
          <w:tab w:val="num" w:pos="1440"/>
        </w:tabs>
        <w:ind w:left="0"/>
        <w:jc w:val="both"/>
        <w:rPr>
          <w:sz w:val="22"/>
          <w:szCs w:val="22"/>
        </w:rPr>
      </w:pPr>
      <w:r>
        <w:rPr>
          <w:sz w:val="22"/>
          <w:szCs w:val="22"/>
          <w:u w:val="single"/>
        </w:rPr>
        <w:t>No Other Compensation</w:t>
      </w:r>
      <w:r w:rsidR="007B5834" w:rsidRPr="002C4773">
        <w:rPr>
          <w:sz w:val="22"/>
          <w:szCs w:val="22"/>
        </w:rPr>
        <w:t xml:space="preserve">. </w:t>
      </w:r>
      <w:r w:rsidR="000B0D99">
        <w:rPr>
          <w:sz w:val="22"/>
          <w:szCs w:val="22"/>
        </w:rPr>
        <w:t>Sales Representative</w:t>
      </w:r>
      <w:r w:rsidR="00356F3C">
        <w:rPr>
          <w:sz w:val="22"/>
          <w:szCs w:val="22"/>
        </w:rPr>
        <w:t xml:space="preserve"> shall not be entitled to</w:t>
      </w:r>
      <w:r w:rsidR="00B64471">
        <w:rPr>
          <w:sz w:val="22"/>
          <w:szCs w:val="22"/>
        </w:rPr>
        <w:t xml:space="preserve"> any</w:t>
      </w:r>
      <w:r w:rsidR="006941A5">
        <w:rPr>
          <w:sz w:val="22"/>
          <w:szCs w:val="22"/>
        </w:rPr>
        <w:t xml:space="preserve"> </w:t>
      </w:r>
      <w:r w:rsidR="00356F3C">
        <w:rPr>
          <w:sz w:val="22"/>
          <w:szCs w:val="22"/>
        </w:rPr>
        <w:t xml:space="preserve">Commission or other compensation corresponding to any amount of the purchase price that is not a part of the Net Sales Price, or </w:t>
      </w:r>
      <w:r w:rsidR="00B64471">
        <w:rPr>
          <w:sz w:val="22"/>
          <w:szCs w:val="22"/>
        </w:rPr>
        <w:t>to any other payment or benefits except as expressly stated herein</w:t>
      </w:r>
      <w:r w:rsidR="00356F3C">
        <w:rPr>
          <w:sz w:val="22"/>
          <w:szCs w:val="22"/>
        </w:rPr>
        <w:t xml:space="preserve">. </w:t>
      </w:r>
      <w:r w:rsidR="007B5834" w:rsidRPr="002C4773">
        <w:rPr>
          <w:sz w:val="22"/>
          <w:szCs w:val="22"/>
        </w:rPr>
        <w:t xml:space="preserve">   </w:t>
      </w:r>
    </w:p>
    <w:p w14:paraId="3CA6A3C0" w14:textId="77777777" w:rsidR="00DC46BA" w:rsidRPr="002C4773" w:rsidRDefault="00DC46BA" w:rsidP="00DC367E">
      <w:pPr>
        <w:pStyle w:val="SFPara-Clause"/>
        <w:spacing w:before="0"/>
        <w:rPr>
          <w:rStyle w:val="SFParasubclause1Char"/>
          <w:b/>
          <w:bCs/>
          <w:sz w:val="22"/>
          <w:szCs w:val="22"/>
        </w:rPr>
      </w:pPr>
      <w:r w:rsidRPr="002C4773">
        <w:rPr>
          <w:rStyle w:val="SFParasubclause1Char"/>
          <w:b/>
          <w:bCs/>
          <w:sz w:val="22"/>
          <w:szCs w:val="22"/>
          <w:u w:val="single"/>
        </w:rPr>
        <w:t>Term and Termination</w:t>
      </w:r>
      <w:r w:rsidRPr="002C4773">
        <w:rPr>
          <w:rStyle w:val="SFParasubclause1Char"/>
          <w:b/>
          <w:bCs/>
          <w:sz w:val="22"/>
          <w:szCs w:val="22"/>
        </w:rPr>
        <w:t xml:space="preserve">. </w:t>
      </w:r>
    </w:p>
    <w:p w14:paraId="6A76401A" w14:textId="6E66C3D1" w:rsidR="00DC46BA" w:rsidRPr="00220F41" w:rsidRDefault="00DC46BA" w:rsidP="00DC367E">
      <w:pPr>
        <w:pStyle w:val="SFParasubclause1"/>
        <w:tabs>
          <w:tab w:val="num" w:pos="1440"/>
        </w:tabs>
        <w:ind w:left="0"/>
        <w:jc w:val="both"/>
        <w:rPr>
          <w:rStyle w:val="SFParasubclause1Char"/>
          <w:b/>
          <w:bCs/>
          <w:color w:val="000000" w:themeColor="text1"/>
          <w:sz w:val="22"/>
          <w:szCs w:val="22"/>
        </w:rPr>
      </w:pPr>
      <w:r w:rsidRPr="002C4773">
        <w:rPr>
          <w:rStyle w:val="SFParasubclause1Char"/>
          <w:sz w:val="22"/>
          <w:szCs w:val="22"/>
          <w:u w:val="single"/>
        </w:rPr>
        <w:t>Term</w:t>
      </w:r>
      <w:r w:rsidRPr="002C4773">
        <w:rPr>
          <w:rStyle w:val="SFParasubclause1Char"/>
          <w:sz w:val="22"/>
          <w:szCs w:val="22"/>
        </w:rPr>
        <w:t xml:space="preserve">. This Agreement shall commence on the Effective Date and continue for </w:t>
      </w:r>
      <w:r w:rsidR="008142F7">
        <w:rPr>
          <w:rStyle w:val="SFParasubclause1Char"/>
          <w:sz w:val="22"/>
          <w:szCs w:val="22"/>
        </w:rPr>
        <w:t>one</w:t>
      </w:r>
      <w:r w:rsidRPr="002C4773">
        <w:rPr>
          <w:rStyle w:val="SFParasubclause1Char"/>
          <w:sz w:val="22"/>
          <w:szCs w:val="22"/>
        </w:rPr>
        <w:t xml:space="preserve"> (</w:t>
      </w:r>
      <w:r w:rsidR="008142F7">
        <w:rPr>
          <w:rStyle w:val="SFParasubclause1Char"/>
          <w:sz w:val="22"/>
          <w:szCs w:val="22"/>
        </w:rPr>
        <w:t>1</w:t>
      </w:r>
      <w:r w:rsidRPr="002C4773">
        <w:rPr>
          <w:rStyle w:val="SFParasubclause1Char"/>
          <w:sz w:val="22"/>
          <w:szCs w:val="22"/>
        </w:rPr>
        <w:t>) year (“Initial Term”) unless terminated earlier in accordance with this Agreement. Following the Initial Term, this Agreement shall be</w:t>
      </w:r>
      <w:r w:rsidR="001F28CA" w:rsidRPr="002C4773">
        <w:rPr>
          <w:rStyle w:val="SFParasubclause1Char"/>
          <w:sz w:val="22"/>
          <w:szCs w:val="22"/>
        </w:rPr>
        <w:t xml:space="preserve"> automatically</w:t>
      </w:r>
      <w:r w:rsidRPr="002C4773">
        <w:rPr>
          <w:rStyle w:val="SFParasubclause1Char"/>
          <w:sz w:val="22"/>
          <w:szCs w:val="22"/>
        </w:rPr>
        <w:t xml:space="preserve"> renewed for successive one (1) year periods (“Renewal Terms(s)”) unless </w:t>
      </w:r>
      <w:r w:rsidRPr="00220F41">
        <w:rPr>
          <w:rStyle w:val="SFParasubclause1Char"/>
          <w:color w:val="000000" w:themeColor="text1"/>
          <w:sz w:val="22"/>
          <w:szCs w:val="22"/>
        </w:rPr>
        <w:t xml:space="preserve">otherwise terminated by either Party </w:t>
      </w:r>
      <w:r w:rsidR="008D5CA4">
        <w:rPr>
          <w:rStyle w:val="SFParasubclause1Char"/>
          <w:color w:val="000000" w:themeColor="text1"/>
          <w:sz w:val="22"/>
          <w:szCs w:val="22"/>
        </w:rPr>
        <w:t>by providing thirty (30) days prior</w:t>
      </w:r>
      <w:r w:rsidRPr="00220F41">
        <w:rPr>
          <w:rStyle w:val="SFParasubclause1Char"/>
          <w:color w:val="000000" w:themeColor="text1"/>
          <w:sz w:val="22"/>
          <w:szCs w:val="22"/>
        </w:rPr>
        <w:t xml:space="preserve"> written notice </w:t>
      </w:r>
      <w:r w:rsidR="008D5CA4">
        <w:rPr>
          <w:rStyle w:val="SFParasubclause1Char"/>
          <w:color w:val="000000" w:themeColor="text1"/>
          <w:sz w:val="22"/>
          <w:szCs w:val="22"/>
        </w:rPr>
        <w:t>to the other Party</w:t>
      </w:r>
      <w:r w:rsidRPr="00220F41">
        <w:rPr>
          <w:rStyle w:val="SFParasubclause1Char"/>
          <w:color w:val="000000" w:themeColor="text1"/>
          <w:sz w:val="22"/>
          <w:szCs w:val="22"/>
        </w:rPr>
        <w:t>.</w:t>
      </w:r>
    </w:p>
    <w:p w14:paraId="55860C8C" w14:textId="77777777" w:rsidR="00DC46BA" w:rsidRPr="002C4773" w:rsidRDefault="00DC46BA"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Termination for Convenience</w:t>
      </w:r>
      <w:r w:rsidRPr="002C4773">
        <w:rPr>
          <w:rStyle w:val="SFParasubclause1Char"/>
          <w:sz w:val="22"/>
          <w:szCs w:val="22"/>
        </w:rPr>
        <w:t xml:space="preserve">. Either Party may terminate this Agreement without cause by providing at least thirty (30) days prior written notice to the other Party. </w:t>
      </w:r>
    </w:p>
    <w:p w14:paraId="10B7B927" w14:textId="56AD6D16" w:rsidR="00585B9E" w:rsidRPr="002C4773" w:rsidRDefault="00DC46BA" w:rsidP="00DC367E">
      <w:pPr>
        <w:pStyle w:val="SFParasubclause1"/>
        <w:tabs>
          <w:tab w:val="num" w:pos="1440"/>
        </w:tabs>
        <w:ind w:left="0"/>
        <w:jc w:val="both"/>
        <w:rPr>
          <w:b/>
          <w:bCs/>
          <w:sz w:val="22"/>
          <w:szCs w:val="22"/>
        </w:rPr>
      </w:pPr>
      <w:r w:rsidRPr="002C4773">
        <w:rPr>
          <w:rStyle w:val="SFParasubclause1Char"/>
          <w:sz w:val="22"/>
          <w:szCs w:val="22"/>
          <w:u w:val="single"/>
        </w:rPr>
        <w:t>Termination for Cause</w:t>
      </w:r>
      <w:r w:rsidRPr="002C4773">
        <w:rPr>
          <w:rStyle w:val="SFParasubclause1Char"/>
          <w:sz w:val="22"/>
          <w:szCs w:val="22"/>
        </w:rPr>
        <w:t>.</w:t>
      </w:r>
      <w:r w:rsidRPr="002C4773">
        <w:rPr>
          <w:sz w:val="22"/>
          <w:szCs w:val="22"/>
        </w:rPr>
        <w:t xml:space="preserve"> </w:t>
      </w:r>
      <w:r w:rsidRPr="002C4773">
        <w:rPr>
          <w:color w:val="212529"/>
          <w:sz w:val="22"/>
          <w:szCs w:val="22"/>
        </w:rPr>
        <w:t xml:space="preserve">Either Party </w:t>
      </w:r>
      <w:r w:rsidR="00E83C0E" w:rsidRPr="002C4773">
        <w:rPr>
          <w:color w:val="212529"/>
          <w:sz w:val="22"/>
          <w:szCs w:val="22"/>
        </w:rPr>
        <w:t>may</w:t>
      </w:r>
      <w:r w:rsidR="007F3518">
        <w:rPr>
          <w:color w:val="212529"/>
          <w:sz w:val="22"/>
          <w:szCs w:val="22"/>
        </w:rPr>
        <w:t xml:space="preserve"> </w:t>
      </w:r>
      <w:r w:rsidRPr="002C4773">
        <w:rPr>
          <w:color w:val="212529"/>
          <w:sz w:val="22"/>
          <w:szCs w:val="22"/>
        </w:rPr>
        <w:t>terminate this Agreement</w:t>
      </w:r>
      <w:r w:rsidR="00343189">
        <w:rPr>
          <w:color w:val="212529"/>
          <w:sz w:val="22"/>
          <w:szCs w:val="22"/>
        </w:rPr>
        <w:t xml:space="preserve"> if the other Party materially breaches any </w:t>
      </w:r>
      <w:r w:rsidRPr="002C4773">
        <w:rPr>
          <w:color w:val="212529"/>
          <w:sz w:val="22"/>
          <w:szCs w:val="22"/>
        </w:rPr>
        <w:t xml:space="preserve">provision of this Agreement </w:t>
      </w:r>
      <w:r w:rsidR="00343189">
        <w:rPr>
          <w:color w:val="212529"/>
          <w:sz w:val="22"/>
          <w:szCs w:val="22"/>
        </w:rPr>
        <w:t xml:space="preserve">and fails to cure such breach within </w:t>
      </w:r>
      <w:r w:rsidRPr="002C4773">
        <w:rPr>
          <w:color w:val="212529"/>
          <w:sz w:val="22"/>
          <w:szCs w:val="22"/>
        </w:rPr>
        <w:t>thirty (30) day</w:t>
      </w:r>
      <w:r w:rsidR="00343189">
        <w:rPr>
          <w:color w:val="212529"/>
          <w:sz w:val="22"/>
          <w:szCs w:val="22"/>
        </w:rPr>
        <w:t>s after receipt of written notice describing the breach in reasonable detail. If a breach is not</w:t>
      </w:r>
      <w:r w:rsidRPr="002C4773">
        <w:rPr>
          <w:color w:val="212529"/>
          <w:sz w:val="22"/>
          <w:szCs w:val="22"/>
        </w:rPr>
        <w:t xml:space="preserve"> </w:t>
      </w:r>
      <w:r w:rsidR="00343189">
        <w:rPr>
          <w:color w:val="212529"/>
          <w:sz w:val="22"/>
          <w:szCs w:val="22"/>
        </w:rPr>
        <w:t>capable</w:t>
      </w:r>
      <w:r w:rsidRPr="002C4773">
        <w:rPr>
          <w:color w:val="212529"/>
          <w:sz w:val="22"/>
          <w:szCs w:val="22"/>
        </w:rPr>
        <w:t xml:space="preserve"> of being cured, termination </w:t>
      </w:r>
      <w:r w:rsidR="00343189">
        <w:rPr>
          <w:color w:val="212529"/>
          <w:sz w:val="22"/>
          <w:szCs w:val="22"/>
        </w:rPr>
        <w:t>shall be</w:t>
      </w:r>
      <w:r w:rsidRPr="002C4773">
        <w:rPr>
          <w:color w:val="212529"/>
          <w:sz w:val="22"/>
          <w:szCs w:val="22"/>
        </w:rPr>
        <w:t xml:space="preserve"> effective </w:t>
      </w:r>
      <w:r w:rsidR="00343189">
        <w:rPr>
          <w:color w:val="212529"/>
          <w:sz w:val="22"/>
          <w:szCs w:val="22"/>
        </w:rPr>
        <w:t xml:space="preserve">immediately </w:t>
      </w:r>
      <w:r w:rsidRPr="002C4773">
        <w:rPr>
          <w:color w:val="212529"/>
          <w:sz w:val="22"/>
          <w:szCs w:val="22"/>
        </w:rPr>
        <w:t xml:space="preserve">upon receipt of </w:t>
      </w:r>
      <w:r w:rsidR="00343189">
        <w:rPr>
          <w:color w:val="212529"/>
          <w:sz w:val="22"/>
          <w:szCs w:val="22"/>
        </w:rPr>
        <w:t>such</w:t>
      </w:r>
      <w:r w:rsidRPr="002C4773">
        <w:rPr>
          <w:color w:val="212529"/>
          <w:sz w:val="22"/>
          <w:szCs w:val="22"/>
        </w:rPr>
        <w:t xml:space="preserve"> notice.</w:t>
      </w:r>
      <w:r w:rsidR="00392AFC">
        <w:rPr>
          <w:color w:val="212529"/>
          <w:sz w:val="22"/>
          <w:szCs w:val="22"/>
        </w:rPr>
        <w:t xml:space="preserve"> Either Party may terminate this Agreement immediately upon written notice to the other Party if the other Party becomes insolvent or files for bankruptcy, engages in fraud or misrepresentation, or commits any violation of </w:t>
      </w:r>
      <w:r w:rsidR="00046488">
        <w:rPr>
          <w:color w:val="212529"/>
          <w:sz w:val="22"/>
          <w:szCs w:val="22"/>
        </w:rPr>
        <w:t xml:space="preserve">rule, </w:t>
      </w:r>
      <w:r w:rsidR="00392AFC">
        <w:rPr>
          <w:color w:val="212529"/>
          <w:sz w:val="22"/>
          <w:szCs w:val="22"/>
        </w:rPr>
        <w:t>law</w:t>
      </w:r>
      <w:r w:rsidR="00046488">
        <w:rPr>
          <w:color w:val="212529"/>
          <w:sz w:val="22"/>
          <w:szCs w:val="22"/>
        </w:rPr>
        <w:t xml:space="preserve"> or regulation</w:t>
      </w:r>
      <w:r w:rsidR="00392AFC">
        <w:rPr>
          <w:color w:val="212529"/>
          <w:sz w:val="22"/>
          <w:szCs w:val="22"/>
        </w:rPr>
        <w:t xml:space="preserve">. </w:t>
      </w:r>
    </w:p>
    <w:p w14:paraId="79DB922B" w14:textId="5C6A00D3" w:rsidR="00DC46BA" w:rsidRPr="002C4773" w:rsidRDefault="00DC46BA" w:rsidP="00DC367E">
      <w:pPr>
        <w:pStyle w:val="SFParasubclause1"/>
        <w:tabs>
          <w:tab w:val="num" w:pos="1440"/>
        </w:tabs>
        <w:ind w:left="0"/>
        <w:jc w:val="both"/>
        <w:rPr>
          <w:b/>
          <w:bCs/>
          <w:sz w:val="22"/>
          <w:szCs w:val="22"/>
        </w:rPr>
      </w:pPr>
      <w:r w:rsidRPr="002C4773">
        <w:rPr>
          <w:rStyle w:val="SFParasubclause1Char"/>
          <w:sz w:val="22"/>
          <w:szCs w:val="22"/>
          <w:u w:val="single"/>
        </w:rPr>
        <w:t>Payment obligations.</w:t>
      </w:r>
      <w:r w:rsidRPr="002C4773">
        <w:rPr>
          <w:rStyle w:val="SFParasubclause1Char"/>
          <w:b/>
          <w:bCs/>
          <w:sz w:val="22"/>
          <w:szCs w:val="22"/>
        </w:rPr>
        <w:t xml:space="preserve"> </w:t>
      </w:r>
      <w:r w:rsidRPr="002C4773">
        <w:rPr>
          <w:color w:val="212529"/>
          <w:sz w:val="22"/>
          <w:szCs w:val="22"/>
        </w:rPr>
        <w:t>The termination or expiration of this Agreement shall not affect or terminate any payment obligations that have accrued or arisen prior to the date of termination or expiration.</w:t>
      </w:r>
      <w:ins w:id="41" w:author="Brandon Chapman" w:date="2025-10-22T16:40:00Z" w16du:dateUtc="2025-10-22T22:40:00Z">
        <w:r w:rsidR="00A71002">
          <w:rPr>
            <w:color w:val="212529"/>
            <w:sz w:val="22"/>
            <w:szCs w:val="22"/>
          </w:rPr>
          <w:t xml:space="preserve"> </w:t>
        </w:r>
      </w:ins>
      <w:ins w:id="42" w:author="Brandon Chapman" w:date="2025-10-22T16:40:00Z">
        <w:r w:rsidR="00A71002" w:rsidRPr="00A71002">
          <w:rPr>
            <w:color w:val="212529"/>
            <w:sz w:val="22"/>
            <w:szCs w:val="22"/>
          </w:rPr>
          <w:t xml:space="preserve">Upon termination, Company shall pay Sales Representative any commissions earned and due through the effective termination date within thirty (30) days. </w:t>
        </w:r>
      </w:ins>
    </w:p>
    <w:p w14:paraId="0CB791C1" w14:textId="77777777" w:rsidR="003B64BE" w:rsidRPr="002C4773" w:rsidRDefault="003B64BE" w:rsidP="00DC367E">
      <w:pPr>
        <w:pStyle w:val="SFPara-Clause"/>
        <w:spacing w:before="0"/>
        <w:jc w:val="both"/>
        <w:rPr>
          <w:rStyle w:val="SFParasubclause1Char"/>
          <w:b/>
          <w:bCs/>
          <w:color w:val="auto"/>
          <w:sz w:val="22"/>
          <w:szCs w:val="22"/>
        </w:rPr>
      </w:pPr>
      <w:r w:rsidRPr="002C4773">
        <w:rPr>
          <w:rStyle w:val="SFParasubclause1Char"/>
          <w:b/>
          <w:bCs/>
          <w:color w:val="auto"/>
          <w:sz w:val="22"/>
          <w:szCs w:val="22"/>
          <w:u w:val="single"/>
        </w:rPr>
        <w:t>Confidential Information</w:t>
      </w:r>
      <w:r w:rsidRPr="002C4773">
        <w:rPr>
          <w:rStyle w:val="SFParasubclause1Char"/>
          <w:b/>
          <w:bCs/>
          <w:color w:val="auto"/>
          <w:sz w:val="22"/>
          <w:szCs w:val="22"/>
        </w:rPr>
        <w:t xml:space="preserve">. </w:t>
      </w:r>
      <w:r w:rsidRPr="002C4773">
        <w:rPr>
          <w:color w:val="auto"/>
          <w:sz w:val="22"/>
          <w:szCs w:val="22"/>
        </w:rPr>
        <w:t xml:space="preserve">From time to time during the Term, either Party may disclose or make available to the other Party information about its business affairs, products, confidential intellectual property, trade secrets, third-party confidential information, and other sensitive or proprietary information, whether orally or in written, electronic, or other </w:t>
      </w:r>
      <w:r w:rsidRPr="002C4773">
        <w:rPr>
          <w:rStyle w:val="cosearchterm"/>
          <w:color w:val="auto"/>
          <w:sz w:val="22"/>
          <w:szCs w:val="22"/>
        </w:rPr>
        <w:t>form</w:t>
      </w:r>
      <w:r w:rsidRPr="002C4773">
        <w:rPr>
          <w:color w:val="auto"/>
          <w:sz w:val="22"/>
          <w:szCs w:val="22"/>
        </w:rPr>
        <w:t xml:space="preserve"> or media, and whether or not marked, designated or otherwise identified as "confidential" or “proprietary” (collectively, "Confidential Information"). Confidential Information does not include information that, at the time of disclosure is: (a) in the public domain; (b) known to the receiving Party at the time of disclosure; (c) rightfully obtained by the receiving Party on a non-confidential basis from a third party; or (d) independently developed by the receiving Party. The receiving Party shall not disclose the disclosing Party's Confidential Information to any person or entity, except to the receiving Party's employees who have a need to know the Confidential Information for the receiving Party to exercise its rights or perform its obligations hereunder. Notwithstanding the foregoing, each Party may disclose Confidential Information to the limited extent required (</w:t>
      </w:r>
      <w:proofErr w:type="spellStart"/>
      <w:r w:rsidRPr="002C4773">
        <w:rPr>
          <w:color w:val="auto"/>
          <w:sz w:val="22"/>
          <w:szCs w:val="22"/>
        </w:rPr>
        <w:t>i</w:t>
      </w:r>
      <w:proofErr w:type="spellEnd"/>
      <w:r w:rsidRPr="002C4773">
        <w:rPr>
          <w:color w:val="auto"/>
          <w:sz w:val="22"/>
          <w:szCs w:val="22"/>
        </w:rPr>
        <w:t xml:space="preserve">) in order to comply with the order of a court or other governmental body, or as otherwise necessary to comply with applicable law, provided that the Party making the disclosure pursuant to the order shall first have given written notice to the other Party and made a reasonable effort to obtain a protective order; or (ii) to establish a Party's rights under this Agreement, including to make required court filings. On the expiration or termination of the Agreement, the receiving Party shall promptly return to the disclosing Party all copies, whether in written, electronic, or other form or media, of the disclosing Party's Confidential Information, or destroy all such copies and certify in writing to the disclosing Party that such Confidential Information </w:t>
      </w:r>
      <w:r w:rsidRPr="002C4773">
        <w:rPr>
          <w:color w:val="auto"/>
          <w:sz w:val="22"/>
          <w:szCs w:val="22"/>
        </w:rPr>
        <w:lastRenderedPageBreak/>
        <w:t>has been destroyed. Each Party's obligations of non-disclosure with regard to Confidential Information are effective as of the Effective Date and will survive expiration or termination of this Agreement.</w:t>
      </w:r>
    </w:p>
    <w:p w14:paraId="795F4F49" w14:textId="710E258A" w:rsidR="003B64BE" w:rsidRPr="002C4773" w:rsidRDefault="003B64BE" w:rsidP="00DC367E">
      <w:pPr>
        <w:pStyle w:val="SFPara-Clause"/>
        <w:spacing w:before="0"/>
        <w:jc w:val="both"/>
        <w:rPr>
          <w:b/>
          <w:bCs/>
          <w:sz w:val="22"/>
          <w:szCs w:val="22"/>
        </w:rPr>
      </w:pPr>
      <w:r w:rsidRPr="002C4773">
        <w:rPr>
          <w:rStyle w:val="SFParasubclause1Char"/>
          <w:b/>
          <w:bCs/>
          <w:sz w:val="22"/>
          <w:szCs w:val="22"/>
          <w:u w:val="single"/>
        </w:rPr>
        <w:t>Ownership</w:t>
      </w:r>
      <w:r w:rsidRPr="002C4773">
        <w:rPr>
          <w:rStyle w:val="SFParasubclause1Char"/>
          <w:b/>
          <w:bCs/>
          <w:sz w:val="22"/>
          <w:szCs w:val="22"/>
        </w:rPr>
        <w:t xml:space="preserve">. </w:t>
      </w:r>
      <w:r>
        <w:rPr>
          <w:sz w:val="22"/>
          <w:szCs w:val="22"/>
        </w:rPr>
        <w:t>Sales Representative</w:t>
      </w:r>
      <w:r w:rsidRPr="002C4773">
        <w:rPr>
          <w:sz w:val="22"/>
          <w:szCs w:val="22"/>
        </w:rPr>
        <w:t xml:space="preserve"> acknowledges that, as between </w:t>
      </w:r>
      <w:r>
        <w:rPr>
          <w:sz w:val="22"/>
          <w:szCs w:val="22"/>
        </w:rPr>
        <w:t>Company</w:t>
      </w:r>
      <w:r w:rsidRPr="002C4773">
        <w:rPr>
          <w:sz w:val="22"/>
          <w:szCs w:val="22"/>
        </w:rPr>
        <w:t xml:space="preserve"> and </w:t>
      </w:r>
      <w:r>
        <w:rPr>
          <w:sz w:val="22"/>
          <w:szCs w:val="22"/>
        </w:rPr>
        <w:t>Sales Representative</w:t>
      </w:r>
      <w:r w:rsidRPr="002C4773">
        <w:rPr>
          <w:sz w:val="22"/>
          <w:szCs w:val="22"/>
        </w:rPr>
        <w:t xml:space="preserve">, </w:t>
      </w:r>
      <w:r>
        <w:rPr>
          <w:sz w:val="22"/>
          <w:szCs w:val="22"/>
        </w:rPr>
        <w:t>Company</w:t>
      </w:r>
      <w:r w:rsidRPr="002C4773">
        <w:rPr>
          <w:sz w:val="22"/>
          <w:szCs w:val="22"/>
        </w:rPr>
        <w:t xml:space="preserve"> owns all right, title, and interest, including all intellectual property, including but not limited to software, patent submissions, patents, inventions, training materials, know-how, trade secrets, techniques, design, processes and procedures that is owned or licensed to </w:t>
      </w:r>
      <w:r>
        <w:rPr>
          <w:sz w:val="22"/>
          <w:szCs w:val="22"/>
        </w:rPr>
        <w:t>Company</w:t>
      </w:r>
      <w:r w:rsidRPr="002C4773">
        <w:rPr>
          <w:sz w:val="22"/>
          <w:szCs w:val="22"/>
        </w:rPr>
        <w:t xml:space="preserve">, in and to any Software and the Products. </w:t>
      </w:r>
      <w:r w:rsidR="0042304E">
        <w:rPr>
          <w:sz w:val="22"/>
          <w:szCs w:val="22"/>
        </w:rPr>
        <w:t xml:space="preserve">Sales Representative shall not acquire any ownership interest in any of Company’s Intellectual Property under this Agreement. </w:t>
      </w:r>
    </w:p>
    <w:p w14:paraId="587189DF" w14:textId="77777777" w:rsidR="003B64BE" w:rsidRPr="002C4773" w:rsidRDefault="003B64BE" w:rsidP="00DC367E">
      <w:pPr>
        <w:pStyle w:val="SFPara-Clause"/>
        <w:spacing w:before="0"/>
        <w:rPr>
          <w:rStyle w:val="SFParasubclause1Char"/>
          <w:b/>
          <w:bCs/>
          <w:sz w:val="22"/>
          <w:szCs w:val="22"/>
        </w:rPr>
      </w:pPr>
      <w:r w:rsidRPr="002C4773">
        <w:rPr>
          <w:rStyle w:val="SFParasubclause1Char"/>
          <w:b/>
          <w:bCs/>
          <w:sz w:val="22"/>
          <w:szCs w:val="22"/>
          <w:u w:val="single"/>
        </w:rPr>
        <w:t>Trademarks</w:t>
      </w:r>
      <w:r w:rsidRPr="002C4773">
        <w:rPr>
          <w:rStyle w:val="SFParasubclause1Char"/>
          <w:b/>
          <w:bCs/>
          <w:sz w:val="22"/>
          <w:szCs w:val="22"/>
        </w:rPr>
        <w:t xml:space="preserve">. </w:t>
      </w:r>
    </w:p>
    <w:p w14:paraId="16C30E80" w14:textId="77777777" w:rsidR="003B64BE" w:rsidRPr="002C4773" w:rsidRDefault="003B64BE"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Trademark Ownership</w:t>
      </w:r>
      <w:r w:rsidRPr="002C4773">
        <w:rPr>
          <w:rStyle w:val="SFParasubclause1Char"/>
          <w:sz w:val="22"/>
          <w:szCs w:val="22"/>
        </w:rPr>
        <w:t>.</w:t>
      </w:r>
      <w:r w:rsidRPr="002C4773">
        <w:rPr>
          <w:rStyle w:val="SFParasubclause1Char"/>
          <w:b/>
          <w:bCs/>
          <w:sz w:val="22"/>
          <w:szCs w:val="22"/>
        </w:rPr>
        <w:t xml:space="preserve"> </w:t>
      </w:r>
      <w:r>
        <w:rPr>
          <w:rStyle w:val="SFParasubclause1Char"/>
          <w:sz w:val="22"/>
          <w:szCs w:val="22"/>
        </w:rPr>
        <w:t>Sales Representative</w:t>
      </w:r>
      <w:r w:rsidRPr="002C4773">
        <w:rPr>
          <w:rStyle w:val="SFParasubclause1Char"/>
          <w:sz w:val="22"/>
          <w:szCs w:val="22"/>
        </w:rPr>
        <w:t xml:space="preserve"> acknowledges and agrees that the </w:t>
      </w:r>
      <w:r>
        <w:rPr>
          <w:rStyle w:val="SFParasubclause1Char"/>
          <w:sz w:val="22"/>
          <w:szCs w:val="22"/>
        </w:rPr>
        <w:t>Company</w:t>
      </w:r>
      <w:r w:rsidRPr="002C4773">
        <w:rPr>
          <w:rStyle w:val="SFParasubclause1Char"/>
          <w:sz w:val="22"/>
          <w:szCs w:val="22"/>
        </w:rPr>
        <w:t xml:space="preserve"> owns all </w:t>
      </w:r>
      <w:r>
        <w:rPr>
          <w:rStyle w:val="SFParasubclause1Char"/>
          <w:sz w:val="22"/>
          <w:szCs w:val="22"/>
        </w:rPr>
        <w:t>Company</w:t>
      </w:r>
      <w:r w:rsidRPr="002C4773">
        <w:rPr>
          <w:rStyle w:val="SFParasubclause1Char"/>
          <w:sz w:val="22"/>
          <w:szCs w:val="22"/>
        </w:rPr>
        <w:t xml:space="preserve"> trademarks, service marks and tradenames placed on the Products or otherwise used with respect to the Products (the “Marks”) and that any and all goodwill derived from the use of the Marks by </w:t>
      </w:r>
      <w:r>
        <w:rPr>
          <w:rStyle w:val="SFParasubclause1Char"/>
          <w:sz w:val="22"/>
          <w:szCs w:val="22"/>
        </w:rPr>
        <w:t>Sales Representative</w:t>
      </w:r>
      <w:r w:rsidRPr="002C4773">
        <w:rPr>
          <w:rStyle w:val="SFParasubclause1Char"/>
          <w:sz w:val="22"/>
          <w:szCs w:val="22"/>
        </w:rPr>
        <w:t xml:space="preserve"> hereunder inures solely to the benefit of </w:t>
      </w:r>
      <w:r>
        <w:rPr>
          <w:rStyle w:val="SFParasubclause1Char"/>
          <w:sz w:val="22"/>
          <w:szCs w:val="22"/>
        </w:rPr>
        <w:t>Company</w:t>
      </w:r>
      <w:r w:rsidRPr="002C4773">
        <w:rPr>
          <w:rStyle w:val="SFParasubclause1Char"/>
          <w:sz w:val="22"/>
          <w:szCs w:val="22"/>
        </w:rPr>
        <w:t xml:space="preserve">. </w:t>
      </w:r>
    </w:p>
    <w:p w14:paraId="6ABB7159" w14:textId="77777777" w:rsidR="000C40D4" w:rsidRPr="000C40D4" w:rsidRDefault="003B64BE" w:rsidP="000C40D4">
      <w:pPr>
        <w:pStyle w:val="SFParasubclause1"/>
        <w:tabs>
          <w:tab w:val="num" w:pos="1440"/>
        </w:tabs>
        <w:ind w:left="0"/>
        <w:jc w:val="both"/>
        <w:rPr>
          <w:rStyle w:val="SFParasubclause1Char"/>
          <w:b/>
          <w:bCs/>
          <w:color w:val="000000" w:themeColor="text1"/>
          <w:sz w:val="22"/>
          <w:szCs w:val="22"/>
        </w:rPr>
      </w:pPr>
      <w:r w:rsidRPr="002C4773">
        <w:rPr>
          <w:rStyle w:val="SFParasubclause1Char"/>
          <w:color w:val="000000" w:themeColor="text1"/>
          <w:sz w:val="22"/>
          <w:szCs w:val="22"/>
          <w:u w:val="single"/>
        </w:rPr>
        <w:t>Authorized use of Trademarks</w:t>
      </w:r>
      <w:r w:rsidRPr="002C4773">
        <w:rPr>
          <w:rStyle w:val="SFParasubclause1Char"/>
          <w:color w:val="000000" w:themeColor="text1"/>
          <w:sz w:val="22"/>
          <w:szCs w:val="22"/>
        </w:rPr>
        <w:t>.</w:t>
      </w:r>
      <w:r w:rsidRPr="002C4773">
        <w:rPr>
          <w:rStyle w:val="SFParasubclause1Char"/>
          <w:b/>
          <w:bCs/>
          <w:color w:val="000000" w:themeColor="text1"/>
          <w:sz w:val="22"/>
          <w:szCs w:val="22"/>
        </w:rPr>
        <w:t xml:space="preserve"> </w:t>
      </w:r>
      <w:r>
        <w:rPr>
          <w:rStyle w:val="SFParasubclause1Char"/>
          <w:color w:val="000000" w:themeColor="text1"/>
          <w:sz w:val="22"/>
          <w:szCs w:val="22"/>
        </w:rPr>
        <w:t>Company</w:t>
      </w:r>
      <w:r w:rsidRPr="002C4773">
        <w:rPr>
          <w:rStyle w:val="SFParasubclause1Char"/>
          <w:color w:val="000000" w:themeColor="text1"/>
          <w:sz w:val="22"/>
          <w:szCs w:val="22"/>
        </w:rPr>
        <w:t xml:space="preserve"> </w:t>
      </w:r>
      <w:r w:rsidRPr="002C4773">
        <w:rPr>
          <w:color w:val="000000" w:themeColor="text1"/>
          <w:sz w:val="22"/>
          <w:szCs w:val="22"/>
        </w:rPr>
        <w:t xml:space="preserve">hereby grants </w:t>
      </w:r>
      <w:r>
        <w:rPr>
          <w:color w:val="000000" w:themeColor="text1"/>
          <w:sz w:val="22"/>
          <w:szCs w:val="22"/>
        </w:rPr>
        <w:t>Sales Representative</w:t>
      </w:r>
      <w:r w:rsidRPr="002C4773">
        <w:rPr>
          <w:color w:val="000000" w:themeColor="text1"/>
          <w:sz w:val="22"/>
          <w:szCs w:val="22"/>
        </w:rPr>
        <w:t>, a</w:t>
      </w:r>
      <w:r w:rsidR="001E472F">
        <w:rPr>
          <w:color w:val="000000" w:themeColor="text1"/>
          <w:sz w:val="22"/>
          <w:szCs w:val="22"/>
        </w:rPr>
        <w:t xml:space="preserve"> non-</w:t>
      </w:r>
      <w:r w:rsidRPr="002C4773">
        <w:rPr>
          <w:color w:val="000000" w:themeColor="text1"/>
          <w:sz w:val="22"/>
          <w:szCs w:val="22"/>
        </w:rPr>
        <w:t xml:space="preserve">exclusive, non-sublicensable, nontransferable, </w:t>
      </w:r>
      <w:r w:rsidR="001E472F">
        <w:rPr>
          <w:color w:val="000000" w:themeColor="text1"/>
          <w:sz w:val="22"/>
          <w:szCs w:val="22"/>
        </w:rPr>
        <w:t>r</w:t>
      </w:r>
      <w:r w:rsidRPr="002C4773">
        <w:rPr>
          <w:color w:val="000000" w:themeColor="text1"/>
          <w:sz w:val="22"/>
          <w:szCs w:val="22"/>
        </w:rPr>
        <w:t xml:space="preserve">evocable, royalty-free, license within the Territory to use </w:t>
      </w:r>
      <w:r>
        <w:rPr>
          <w:color w:val="000000" w:themeColor="text1"/>
          <w:sz w:val="22"/>
          <w:szCs w:val="22"/>
        </w:rPr>
        <w:t>Company</w:t>
      </w:r>
      <w:r w:rsidRPr="002C4773">
        <w:rPr>
          <w:color w:val="000000" w:themeColor="text1"/>
          <w:sz w:val="22"/>
          <w:szCs w:val="22"/>
        </w:rPr>
        <w:t xml:space="preserve"> Marks, solely during the Term of this Agreement as necessary to perform the marketing obligations required by this Agreement within the Territory. Any use of </w:t>
      </w:r>
      <w:r>
        <w:rPr>
          <w:color w:val="000000" w:themeColor="text1"/>
          <w:sz w:val="22"/>
          <w:szCs w:val="22"/>
        </w:rPr>
        <w:t>Company</w:t>
      </w:r>
      <w:r w:rsidRPr="002C4773">
        <w:rPr>
          <w:color w:val="000000" w:themeColor="text1"/>
          <w:sz w:val="22"/>
          <w:szCs w:val="22"/>
        </w:rPr>
        <w:t xml:space="preserve"> Marks is subject to </w:t>
      </w:r>
      <w:r>
        <w:rPr>
          <w:color w:val="000000" w:themeColor="text1"/>
          <w:sz w:val="22"/>
          <w:szCs w:val="22"/>
        </w:rPr>
        <w:t>Company</w:t>
      </w:r>
      <w:r w:rsidRPr="002C4773">
        <w:rPr>
          <w:color w:val="000000" w:themeColor="text1"/>
          <w:sz w:val="22"/>
          <w:szCs w:val="22"/>
        </w:rPr>
        <w:t xml:space="preserve">’s right to review and approve or reject in advance each proposed use of </w:t>
      </w:r>
      <w:r>
        <w:rPr>
          <w:color w:val="000000" w:themeColor="text1"/>
          <w:sz w:val="22"/>
          <w:szCs w:val="22"/>
        </w:rPr>
        <w:t>Company</w:t>
      </w:r>
      <w:r w:rsidRPr="002C4773">
        <w:rPr>
          <w:color w:val="000000" w:themeColor="text1"/>
          <w:sz w:val="22"/>
          <w:szCs w:val="22"/>
        </w:rPr>
        <w:t xml:space="preserve"> Marks, and will conform with any trademark usage guidelines, polices, or requirements provided by </w:t>
      </w:r>
      <w:r>
        <w:rPr>
          <w:color w:val="000000" w:themeColor="text1"/>
          <w:sz w:val="22"/>
          <w:szCs w:val="22"/>
        </w:rPr>
        <w:t>Company</w:t>
      </w:r>
      <w:r w:rsidRPr="002C4773">
        <w:rPr>
          <w:color w:val="000000" w:themeColor="text1"/>
          <w:sz w:val="22"/>
          <w:szCs w:val="22"/>
        </w:rPr>
        <w:t xml:space="preserve">. </w:t>
      </w:r>
      <w:r>
        <w:rPr>
          <w:color w:val="000000" w:themeColor="text1"/>
          <w:sz w:val="22"/>
          <w:szCs w:val="22"/>
        </w:rPr>
        <w:t>Sales Representative</w:t>
      </w:r>
      <w:r w:rsidRPr="002C4773">
        <w:rPr>
          <w:color w:val="000000" w:themeColor="text1"/>
          <w:sz w:val="22"/>
          <w:szCs w:val="22"/>
        </w:rPr>
        <w:t xml:space="preserve"> will submit to </w:t>
      </w:r>
      <w:r>
        <w:rPr>
          <w:color w:val="000000" w:themeColor="text1"/>
          <w:sz w:val="22"/>
          <w:szCs w:val="22"/>
        </w:rPr>
        <w:t>Company</w:t>
      </w:r>
      <w:r w:rsidRPr="002C4773">
        <w:rPr>
          <w:color w:val="000000" w:themeColor="text1"/>
          <w:sz w:val="22"/>
          <w:szCs w:val="22"/>
        </w:rPr>
        <w:t xml:space="preserve"> for </w:t>
      </w:r>
      <w:r>
        <w:rPr>
          <w:color w:val="000000" w:themeColor="text1"/>
          <w:sz w:val="22"/>
          <w:szCs w:val="22"/>
        </w:rPr>
        <w:t>Company</w:t>
      </w:r>
      <w:r w:rsidRPr="002C4773">
        <w:rPr>
          <w:color w:val="000000" w:themeColor="text1"/>
          <w:sz w:val="22"/>
          <w:szCs w:val="22"/>
        </w:rPr>
        <w:t xml:space="preserve">’s review and approval all items that will contain </w:t>
      </w:r>
      <w:r>
        <w:rPr>
          <w:color w:val="000000" w:themeColor="text1"/>
          <w:sz w:val="22"/>
          <w:szCs w:val="22"/>
        </w:rPr>
        <w:t>Company</w:t>
      </w:r>
      <w:r w:rsidRPr="002C4773">
        <w:rPr>
          <w:color w:val="000000" w:themeColor="text1"/>
          <w:sz w:val="22"/>
          <w:szCs w:val="22"/>
        </w:rPr>
        <w:t xml:space="preserve"> Marks prior to </w:t>
      </w:r>
      <w:r>
        <w:rPr>
          <w:color w:val="000000" w:themeColor="text1"/>
          <w:sz w:val="22"/>
          <w:szCs w:val="22"/>
        </w:rPr>
        <w:t>Sales Representative</w:t>
      </w:r>
      <w:r w:rsidRPr="002C4773">
        <w:rPr>
          <w:color w:val="000000" w:themeColor="text1"/>
          <w:sz w:val="22"/>
          <w:szCs w:val="22"/>
        </w:rPr>
        <w:t xml:space="preserve">’s use of </w:t>
      </w:r>
      <w:r>
        <w:rPr>
          <w:color w:val="000000" w:themeColor="text1"/>
          <w:sz w:val="22"/>
          <w:szCs w:val="22"/>
        </w:rPr>
        <w:t>Company</w:t>
      </w:r>
      <w:r w:rsidRPr="002C4773">
        <w:rPr>
          <w:color w:val="000000" w:themeColor="text1"/>
          <w:sz w:val="22"/>
          <w:szCs w:val="22"/>
        </w:rPr>
        <w:t xml:space="preserve"> Marks. Any rights not expressly licensed herein are reserved by </w:t>
      </w:r>
      <w:r>
        <w:rPr>
          <w:color w:val="000000" w:themeColor="text1"/>
          <w:sz w:val="22"/>
          <w:szCs w:val="22"/>
        </w:rPr>
        <w:t>Company</w:t>
      </w:r>
      <w:r w:rsidRPr="002C4773">
        <w:rPr>
          <w:color w:val="000000" w:themeColor="text1"/>
          <w:sz w:val="22"/>
          <w:szCs w:val="22"/>
        </w:rPr>
        <w:t xml:space="preserve">, and all use by </w:t>
      </w:r>
      <w:r>
        <w:rPr>
          <w:color w:val="000000" w:themeColor="text1"/>
          <w:sz w:val="22"/>
          <w:szCs w:val="22"/>
        </w:rPr>
        <w:t>Sales Representative</w:t>
      </w:r>
      <w:r w:rsidRPr="002C4773">
        <w:rPr>
          <w:color w:val="000000" w:themeColor="text1"/>
          <w:sz w:val="22"/>
          <w:szCs w:val="22"/>
        </w:rPr>
        <w:t xml:space="preserve"> will accrue to the benefit of </w:t>
      </w:r>
      <w:r>
        <w:rPr>
          <w:color w:val="000000" w:themeColor="text1"/>
          <w:sz w:val="22"/>
          <w:szCs w:val="22"/>
        </w:rPr>
        <w:t>Company</w:t>
      </w:r>
      <w:r w:rsidRPr="002C4773">
        <w:rPr>
          <w:color w:val="000000" w:themeColor="text1"/>
          <w:sz w:val="22"/>
          <w:szCs w:val="22"/>
        </w:rPr>
        <w:t xml:space="preserve">. </w:t>
      </w:r>
      <w:r>
        <w:rPr>
          <w:color w:val="000000" w:themeColor="text1"/>
          <w:sz w:val="22"/>
          <w:szCs w:val="22"/>
        </w:rPr>
        <w:t>Sales Representative</w:t>
      </w:r>
      <w:r w:rsidRPr="002C4773">
        <w:rPr>
          <w:color w:val="000000" w:themeColor="text1"/>
          <w:sz w:val="22"/>
          <w:szCs w:val="22"/>
        </w:rPr>
        <w:t xml:space="preserve"> will not take any action that would conflict with or be contrary to </w:t>
      </w:r>
      <w:r>
        <w:rPr>
          <w:color w:val="000000" w:themeColor="text1"/>
          <w:sz w:val="22"/>
          <w:szCs w:val="22"/>
        </w:rPr>
        <w:t>Company</w:t>
      </w:r>
      <w:r w:rsidRPr="002C4773">
        <w:rPr>
          <w:color w:val="000000" w:themeColor="text1"/>
          <w:sz w:val="22"/>
          <w:szCs w:val="22"/>
        </w:rPr>
        <w:t xml:space="preserve">’s rights and interest in </w:t>
      </w:r>
      <w:r>
        <w:rPr>
          <w:color w:val="000000" w:themeColor="text1"/>
          <w:sz w:val="22"/>
          <w:szCs w:val="22"/>
        </w:rPr>
        <w:t>Company</w:t>
      </w:r>
      <w:r w:rsidRPr="002C4773">
        <w:rPr>
          <w:color w:val="000000" w:themeColor="text1"/>
          <w:sz w:val="22"/>
          <w:szCs w:val="22"/>
        </w:rPr>
        <w:t xml:space="preserve">’s brand. </w:t>
      </w:r>
      <w:r w:rsidRPr="002C4773">
        <w:rPr>
          <w:rStyle w:val="SFParasubclause1Char"/>
          <w:color w:val="000000" w:themeColor="text1"/>
          <w:sz w:val="22"/>
          <w:szCs w:val="22"/>
        </w:rPr>
        <w:t xml:space="preserve"> </w:t>
      </w:r>
    </w:p>
    <w:p w14:paraId="5C5146B4" w14:textId="04E54602" w:rsidR="003B64BE" w:rsidRPr="000C40D4" w:rsidRDefault="003B64BE" w:rsidP="000C40D4">
      <w:pPr>
        <w:pStyle w:val="SFParasubclause1"/>
        <w:tabs>
          <w:tab w:val="num" w:pos="1440"/>
        </w:tabs>
        <w:ind w:left="0"/>
        <w:jc w:val="both"/>
        <w:rPr>
          <w:rStyle w:val="SFParasubclause1Char"/>
          <w:b/>
          <w:bCs/>
          <w:color w:val="000000" w:themeColor="text1"/>
          <w:sz w:val="22"/>
          <w:szCs w:val="22"/>
        </w:rPr>
      </w:pPr>
      <w:r w:rsidRPr="000C40D4">
        <w:rPr>
          <w:rStyle w:val="SFParasubclause1Char"/>
          <w:sz w:val="22"/>
          <w:szCs w:val="22"/>
          <w:u w:val="single"/>
        </w:rPr>
        <w:t>Sales Representative Trademarks and Brand</w:t>
      </w:r>
      <w:r w:rsidRPr="000C40D4">
        <w:rPr>
          <w:rStyle w:val="SFParasubclause1Char"/>
          <w:sz w:val="22"/>
          <w:szCs w:val="22"/>
        </w:rPr>
        <w:t>. Company acknowledges that Sales Representative owns all Sales Representative trademarks, service marks and tradenames (the “Sales Representative Marks”) and that any and all goodwill derived from the use of the Sales Representative Marks by Sales Representative hereunder inures solely to the benefit of Sales Representative. Company shall have the right to indicate to the public that Sales Representative is a Sales Representative of the Products and use Sales Representative’s name and Sales Representative Marks, subject to the prior approval of Sales Representative, which approval will not be unreasonably withheld.</w:t>
      </w:r>
    </w:p>
    <w:p w14:paraId="30450623" w14:textId="7C296D41" w:rsidR="004E03FB" w:rsidRPr="002C4773" w:rsidRDefault="004E03FB" w:rsidP="00DC367E">
      <w:pPr>
        <w:pStyle w:val="SFPara-Clause"/>
        <w:spacing w:before="0"/>
        <w:jc w:val="both"/>
        <w:rPr>
          <w:rStyle w:val="SFParasubclause1Char"/>
          <w:b/>
          <w:bCs/>
          <w:sz w:val="22"/>
          <w:szCs w:val="22"/>
        </w:rPr>
      </w:pPr>
      <w:r w:rsidRPr="002C4773">
        <w:rPr>
          <w:rStyle w:val="SFParasubclause1Char"/>
          <w:b/>
          <w:bCs/>
          <w:sz w:val="22"/>
          <w:szCs w:val="22"/>
          <w:u w:val="single"/>
        </w:rPr>
        <w:t>Warranties and Indemnities</w:t>
      </w:r>
      <w:r w:rsidRPr="002C4773">
        <w:rPr>
          <w:rStyle w:val="SFParasubclause1Char"/>
          <w:b/>
          <w:bCs/>
          <w:sz w:val="22"/>
          <w:szCs w:val="22"/>
        </w:rPr>
        <w:t>.</w:t>
      </w:r>
      <w:r w:rsidR="007E2D55" w:rsidRPr="002C4773">
        <w:rPr>
          <w:rStyle w:val="SFParasubclause1Char"/>
          <w:sz w:val="22"/>
          <w:szCs w:val="22"/>
        </w:rPr>
        <w:t xml:space="preserve"> Each Party represents and warrants that it has full right, power, and authority to enter into this Agreement and to perform its obligations and duties under this Agreement.</w:t>
      </w:r>
    </w:p>
    <w:p w14:paraId="1E69EACF" w14:textId="7DDE0D7A" w:rsidR="007A3795" w:rsidRPr="002C4773" w:rsidRDefault="007A3795"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Indemnification</w:t>
      </w:r>
      <w:r w:rsidRPr="002C4773">
        <w:rPr>
          <w:rStyle w:val="SFParasubclause1Char"/>
          <w:sz w:val="22"/>
          <w:szCs w:val="22"/>
        </w:rPr>
        <w:t xml:space="preserve">. </w:t>
      </w:r>
      <w:r w:rsidR="00534787">
        <w:rPr>
          <w:rStyle w:val="SFParasubclause1Char"/>
          <w:sz w:val="22"/>
          <w:szCs w:val="22"/>
        </w:rPr>
        <w:t>Sales Representative</w:t>
      </w:r>
      <w:r w:rsidRPr="002C4773">
        <w:rPr>
          <w:rStyle w:val="SFParasubclause1Char"/>
          <w:sz w:val="22"/>
          <w:szCs w:val="22"/>
        </w:rPr>
        <w:t xml:space="preserve"> shall </w:t>
      </w:r>
      <w:r w:rsidR="006857C2" w:rsidRPr="002C4773">
        <w:rPr>
          <w:rStyle w:val="SFParasubclause1Char"/>
          <w:sz w:val="22"/>
          <w:szCs w:val="22"/>
        </w:rPr>
        <w:t xml:space="preserve">defend, </w:t>
      </w:r>
      <w:r w:rsidRPr="002C4773">
        <w:rPr>
          <w:rStyle w:val="SFParasubclause1Char"/>
          <w:sz w:val="22"/>
          <w:szCs w:val="22"/>
        </w:rPr>
        <w:t>indemnify and hold</w:t>
      </w:r>
      <w:r w:rsidR="006857C2" w:rsidRPr="002C4773">
        <w:rPr>
          <w:rStyle w:val="SFParasubclause1Char"/>
          <w:sz w:val="22"/>
          <w:szCs w:val="22"/>
        </w:rPr>
        <w:t xml:space="preserve"> harmless </w:t>
      </w:r>
      <w:r w:rsidR="00534787">
        <w:rPr>
          <w:rStyle w:val="SFParasubclause1Char"/>
          <w:sz w:val="22"/>
          <w:szCs w:val="22"/>
        </w:rPr>
        <w:t>Company</w:t>
      </w:r>
      <w:r w:rsidR="006857C2" w:rsidRPr="002C4773">
        <w:rPr>
          <w:rStyle w:val="SFParasubclause1Char"/>
          <w:sz w:val="22"/>
          <w:szCs w:val="22"/>
        </w:rPr>
        <w:t xml:space="preserve">, its officers, directors, employees, consultants, </w:t>
      </w:r>
      <w:r w:rsidR="00534787">
        <w:rPr>
          <w:rStyle w:val="SFParasubclause1Char"/>
          <w:sz w:val="22"/>
          <w:szCs w:val="22"/>
        </w:rPr>
        <w:t xml:space="preserve">and </w:t>
      </w:r>
      <w:r w:rsidR="006857C2" w:rsidRPr="002C4773">
        <w:rPr>
          <w:rStyle w:val="SFParasubclause1Char"/>
          <w:sz w:val="22"/>
          <w:szCs w:val="22"/>
        </w:rPr>
        <w:t>agents</w:t>
      </w:r>
      <w:r w:rsidR="00534787">
        <w:rPr>
          <w:rStyle w:val="SFParasubclause1Char"/>
          <w:sz w:val="22"/>
          <w:szCs w:val="22"/>
        </w:rPr>
        <w:t xml:space="preserve"> </w:t>
      </w:r>
      <w:r w:rsidRPr="002C4773">
        <w:rPr>
          <w:rStyle w:val="SFParasubclause1Char"/>
          <w:sz w:val="22"/>
          <w:szCs w:val="22"/>
        </w:rPr>
        <w:t>from</w:t>
      </w:r>
      <w:r w:rsidR="006857C2" w:rsidRPr="002C4773">
        <w:rPr>
          <w:rStyle w:val="SFParasubclause1Char"/>
          <w:sz w:val="22"/>
          <w:szCs w:val="22"/>
        </w:rPr>
        <w:t xml:space="preserve"> and against</w:t>
      </w:r>
      <w:r w:rsidR="00B21A60">
        <w:rPr>
          <w:rStyle w:val="SFParasubclause1Char"/>
          <w:sz w:val="22"/>
          <w:szCs w:val="22"/>
        </w:rPr>
        <w:t xml:space="preserve"> any and </w:t>
      </w:r>
      <w:r w:rsidRPr="002C4773">
        <w:rPr>
          <w:rStyle w:val="SFParasubclause1Char"/>
          <w:sz w:val="22"/>
          <w:szCs w:val="22"/>
        </w:rPr>
        <w:t xml:space="preserve">all </w:t>
      </w:r>
      <w:r w:rsidR="006857C2" w:rsidRPr="002C4773">
        <w:rPr>
          <w:rStyle w:val="SFParasubclause1Char"/>
          <w:sz w:val="22"/>
          <w:szCs w:val="22"/>
        </w:rPr>
        <w:t xml:space="preserve">losses, costs, </w:t>
      </w:r>
      <w:r w:rsidRPr="002C4773">
        <w:rPr>
          <w:rStyle w:val="SFParasubclause1Char"/>
          <w:sz w:val="22"/>
          <w:szCs w:val="22"/>
        </w:rPr>
        <w:t>claims</w:t>
      </w:r>
      <w:r w:rsidR="006857C2" w:rsidRPr="002C4773">
        <w:rPr>
          <w:rStyle w:val="SFParasubclause1Char"/>
          <w:sz w:val="22"/>
          <w:szCs w:val="22"/>
        </w:rPr>
        <w:t>, causes of action</w:t>
      </w:r>
      <w:r w:rsidRPr="002C4773">
        <w:rPr>
          <w:rStyle w:val="SFParasubclause1Char"/>
          <w:sz w:val="22"/>
          <w:szCs w:val="22"/>
        </w:rPr>
        <w:t>, damages</w:t>
      </w:r>
      <w:r w:rsidR="006857C2" w:rsidRPr="002C4773">
        <w:rPr>
          <w:rStyle w:val="SFParasubclause1Char"/>
          <w:sz w:val="22"/>
          <w:szCs w:val="22"/>
        </w:rPr>
        <w:t>, liabilities,</w:t>
      </w:r>
      <w:r w:rsidRPr="002C4773">
        <w:rPr>
          <w:rStyle w:val="SFParasubclause1Char"/>
          <w:sz w:val="22"/>
          <w:szCs w:val="22"/>
        </w:rPr>
        <w:t xml:space="preserve"> and expenses of any kind or nature, </w:t>
      </w:r>
      <w:r w:rsidR="00421E00" w:rsidRPr="002C4773">
        <w:rPr>
          <w:rStyle w:val="SFParasubclause1Char"/>
          <w:sz w:val="22"/>
          <w:szCs w:val="22"/>
        </w:rPr>
        <w:t>including attorney’s fees, all</w:t>
      </w:r>
      <w:r w:rsidRPr="002C4773">
        <w:rPr>
          <w:rStyle w:val="SFParasubclause1Char"/>
          <w:sz w:val="22"/>
          <w:szCs w:val="22"/>
        </w:rPr>
        <w:t xml:space="preserve"> </w:t>
      </w:r>
      <w:r w:rsidR="00462C96" w:rsidRPr="002C4773">
        <w:rPr>
          <w:rStyle w:val="SFParasubclause1Char"/>
          <w:sz w:val="22"/>
          <w:szCs w:val="22"/>
        </w:rPr>
        <w:t>expenses</w:t>
      </w:r>
      <w:r w:rsidR="00421E00" w:rsidRPr="002C4773">
        <w:rPr>
          <w:rStyle w:val="SFParasubclause1Char"/>
          <w:sz w:val="22"/>
          <w:szCs w:val="22"/>
        </w:rPr>
        <w:t xml:space="preserve"> of litigation and/or settlement, and court costs, </w:t>
      </w:r>
      <w:r w:rsidR="00534787">
        <w:rPr>
          <w:rStyle w:val="SFParasubclause1Char"/>
          <w:sz w:val="22"/>
          <w:szCs w:val="22"/>
        </w:rPr>
        <w:t>arising directly or indirectly out of Sales Representative’s performance or failure to perform under this Agreement.</w:t>
      </w:r>
      <w:r w:rsidRPr="002C4773">
        <w:rPr>
          <w:rStyle w:val="SFParasubclause1Char"/>
          <w:sz w:val="22"/>
          <w:szCs w:val="22"/>
        </w:rPr>
        <w:t xml:space="preserve"> </w:t>
      </w:r>
    </w:p>
    <w:p w14:paraId="66DB4D42" w14:textId="0DCE0810" w:rsidR="0093426F" w:rsidRPr="002C4773" w:rsidRDefault="0093426F" w:rsidP="00DC367E">
      <w:pPr>
        <w:pStyle w:val="SFParasubclause1"/>
        <w:tabs>
          <w:tab w:val="num" w:pos="1440"/>
        </w:tabs>
        <w:ind w:left="0"/>
        <w:jc w:val="both"/>
        <w:rPr>
          <w:rStyle w:val="SFParasubclause1Char"/>
          <w:b/>
          <w:bCs/>
          <w:sz w:val="22"/>
          <w:szCs w:val="22"/>
        </w:rPr>
      </w:pPr>
      <w:r w:rsidRPr="002C4773">
        <w:rPr>
          <w:rStyle w:val="SFParasubclause1Char"/>
          <w:sz w:val="22"/>
          <w:szCs w:val="22"/>
          <w:u w:val="single"/>
        </w:rPr>
        <w:t>Limitation of Liability</w:t>
      </w:r>
      <w:r w:rsidRPr="002C4773">
        <w:rPr>
          <w:rStyle w:val="SFParasubclause1Char"/>
          <w:b/>
          <w:bCs/>
          <w:sz w:val="22"/>
          <w:szCs w:val="22"/>
        </w:rPr>
        <w:t>.</w:t>
      </w:r>
      <w:r w:rsidRPr="002C4773">
        <w:rPr>
          <w:rStyle w:val="SFParasubclause1Char"/>
          <w:sz w:val="22"/>
          <w:szCs w:val="22"/>
        </w:rPr>
        <w:t xml:space="preserve"> </w:t>
      </w:r>
      <w:r w:rsidR="004E09F7">
        <w:rPr>
          <w:rStyle w:val="SFParasubclause1Char"/>
          <w:sz w:val="22"/>
          <w:szCs w:val="22"/>
        </w:rPr>
        <w:t>Except for obligations to make payment under this Agreement, liability for indemnification, liability for breach of confidentiality, or liability for infringement or misappropriation of intellectual property rights, i</w:t>
      </w:r>
      <w:r w:rsidR="003A2488" w:rsidRPr="002C4773">
        <w:rPr>
          <w:rStyle w:val="SFParasubclause1Char"/>
          <w:sz w:val="22"/>
          <w:szCs w:val="22"/>
        </w:rPr>
        <w:t>n no event shall</w:t>
      </w:r>
      <w:r w:rsidR="004E09F7">
        <w:rPr>
          <w:rStyle w:val="SFParasubclause1Char"/>
          <w:sz w:val="22"/>
          <w:szCs w:val="22"/>
        </w:rPr>
        <w:t xml:space="preserve"> either Party </w:t>
      </w:r>
      <w:r w:rsidRPr="002C4773">
        <w:rPr>
          <w:rStyle w:val="SFParasubclause1Char"/>
          <w:sz w:val="22"/>
          <w:szCs w:val="22"/>
        </w:rPr>
        <w:t>be liable for any indirect, special, consequential, incidental, punitive, exemplary, or other damages</w:t>
      </w:r>
      <w:r w:rsidR="004E09F7">
        <w:rPr>
          <w:rStyle w:val="SFParasubclause1Char"/>
          <w:sz w:val="22"/>
          <w:szCs w:val="22"/>
        </w:rPr>
        <w:t>, lost profits or revenues,</w:t>
      </w:r>
      <w:r w:rsidRPr="002C4773">
        <w:rPr>
          <w:rStyle w:val="SFParasubclause1Char"/>
          <w:sz w:val="22"/>
          <w:szCs w:val="22"/>
        </w:rPr>
        <w:t xml:space="preserve"> arising </w:t>
      </w:r>
      <w:r w:rsidRPr="002C4773">
        <w:rPr>
          <w:rStyle w:val="SFParasubclause1Char"/>
          <w:sz w:val="22"/>
          <w:szCs w:val="22"/>
        </w:rPr>
        <w:lastRenderedPageBreak/>
        <w:t xml:space="preserve">out of or </w:t>
      </w:r>
      <w:r w:rsidR="00BB499B">
        <w:rPr>
          <w:rStyle w:val="SFParasubclause1Char"/>
          <w:sz w:val="22"/>
          <w:szCs w:val="22"/>
        </w:rPr>
        <w:t xml:space="preserve">in connection with </w:t>
      </w:r>
      <w:r w:rsidR="004E09F7">
        <w:rPr>
          <w:rStyle w:val="SFParasubclause1Char"/>
          <w:sz w:val="22"/>
          <w:szCs w:val="22"/>
        </w:rPr>
        <w:t>this</w:t>
      </w:r>
      <w:r w:rsidRPr="002C4773">
        <w:rPr>
          <w:rStyle w:val="SFParasubclause1Char"/>
          <w:sz w:val="22"/>
          <w:szCs w:val="22"/>
        </w:rPr>
        <w:t xml:space="preserve"> Agreement</w:t>
      </w:r>
      <w:r w:rsidR="004E09F7">
        <w:rPr>
          <w:rStyle w:val="SFParasubclause1Char"/>
          <w:sz w:val="22"/>
          <w:szCs w:val="22"/>
        </w:rPr>
        <w:t>,</w:t>
      </w:r>
      <w:r w:rsidR="00BB499B">
        <w:rPr>
          <w:rStyle w:val="SFParasubclause1Char"/>
          <w:sz w:val="22"/>
          <w:szCs w:val="22"/>
        </w:rPr>
        <w:t xml:space="preserve"> whether based on contract, tort, or any other legal theory,</w:t>
      </w:r>
      <w:r w:rsidR="004E09F7">
        <w:rPr>
          <w:rStyle w:val="SFParasubclause1Char"/>
          <w:sz w:val="22"/>
          <w:szCs w:val="22"/>
        </w:rPr>
        <w:t xml:space="preserve"> regardless of whether such damages were foreseeable, or whether or not it was advised of the possibility of such damages</w:t>
      </w:r>
      <w:r w:rsidRPr="002C4773">
        <w:rPr>
          <w:rStyle w:val="SFParasubclause1Char"/>
          <w:sz w:val="22"/>
          <w:szCs w:val="22"/>
        </w:rPr>
        <w:t xml:space="preserve">. </w:t>
      </w:r>
      <w:r w:rsidR="000B24A9">
        <w:rPr>
          <w:rStyle w:val="SFParasubclause1Char"/>
          <w:sz w:val="22"/>
          <w:szCs w:val="22"/>
        </w:rPr>
        <w:t>In no event shall the Company’s total</w:t>
      </w:r>
      <w:r w:rsidR="00EE6CDC">
        <w:rPr>
          <w:rStyle w:val="SFParasubclause1Char"/>
          <w:sz w:val="22"/>
          <w:szCs w:val="22"/>
        </w:rPr>
        <w:t xml:space="preserve"> aggregate</w:t>
      </w:r>
      <w:r w:rsidR="000B24A9">
        <w:rPr>
          <w:rStyle w:val="SFParasubclause1Char"/>
          <w:sz w:val="22"/>
          <w:szCs w:val="22"/>
        </w:rPr>
        <w:t xml:space="preserve"> liability to the Sales Representative,</w:t>
      </w:r>
      <w:r w:rsidR="003F7C16" w:rsidRPr="002C4773">
        <w:rPr>
          <w:rStyle w:val="SFParasubclause1Char"/>
          <w:sz w:val="22"/>
          <w:szCs w:val="22"/>
        </w:rPr>
        <w:t xml:space="preserve"> arising out of or in connection with this Agreement</w:t>
      </w:r>
      <w:r w:rsidR="000B24A9">
        <w:rPr>
          <w:rStyle w:val="SFParasubclause1Char"/>
          <w:sz w:val="22"/>
          <w:szCs w:val="22"/>
        </w:rPr>
        <w:t xml:space="preserve">, </w:t>
      </w:r>
      <w:r w:rsidR="003F7C16" w:rsidRPr="002C4773">
        <w:rPr>
          <w:rStyle w:val="SFParasubclause1Char"/>
          <w:sz w:val="22"/>
          <w:szCs w:val="22"/>
        </w:rPr>
        <w:t xml:space="preserve">exceed </w:t>
      </w:r>
      <w:r w:rsidR="006523C7">
        <w:rPr>
          <w:rStyle w:val="SFParasubclause1Char"/>
          <w:sz w:val="22"/>
          <w:szCs w:val="22"/>
        </w:rPr>
        <w:t>an amount equal to the aggregate commissions actually earned and paid to the Sales Representative</w:t>
      </w:r>
      <w:r w:rsidR="003F7C16" w:rsidRPr="002C4773">
        <w:rPr>
          <w:rStyle w:val="SFParasubclause1Char"/>
          <w:sz w:val="22"/>
          <w:szCs w:val="22"/>
        </w:rPr>
        <w:t xml:space="preserve"> during the </w:t>
      </w:r>
      <w:r w:rsidR="00A00B7A">
        <w:rPr>
          <w:rStyle w:val="SFParasubclause1Char"/>
          <w:sz w:val="22"/>
          <w:szCs w:val="22"/>
        </w:rPr>
        <w:t>six</w:t>
      </w:r>
      <w:r w:rsidR="003F7C16" w:rsidRPr="002C4773">
        <w:rPr>
          <w:rStyle w:val="SFParasubclause1Char"/>
          <w:sz w:val="22"/>
          <w:szCs w:val="22"/>
        </w:rPr>
        <w:t xml:space="preserve"> (</w:t>
      </w:r>
      <w:r w:rsidR="00A00B7A">
        <w:rPr>
          <w:rStyle w:val="SFParasubclause1Char"/>
          <w:sz w:val="22"/>
          <w:szCs w:val="22"/>
        </w:rPr>
        <w:t>6</w:t>
      </w:r>
      <w:r w:rsidR="003F7C16" w:rsidRPr="002C4773">
        <w:rPr>
          <w:rStyle w:val="SFParasubclause1Char"/>
          <w:sz w:val="22"/>
          <w:szCs w:val="22"/>
        </w:rPr>
        <w:t xml:space="preserve">) month period immediately preceding the event giving rise to such liability. </w:t>
      </w:r>
    </w:p>
    <w:p w14:paraId="09454A59" w14:textId="3DC49183" w:rsidR="004E03FB" w:rsidRPr="002C4773" w:rsidRDefault="004E03FB" w:rsidP="00DC367E">
      <w:pPr>
        <w:pStyle w:val="SFPara-Clause"/>
        <w:spacing w:before="0"/>
        <w:jc w:val="both"/>
        <w:rPr>
          <w:rStyle w:val="SFParasubclause1Char"/>
          <w:b/>
          <w:bCs/>
          <w:sz w:val="22"/>
          <w:szCs w:val="22"/>
        </w:rPr>
      </w:pPr>
      <w:r w:rsidRPr="002C4773">
        <w:rPr>
          <w:rStyle w:val="SFParasubclause1Char"/>
          <w:b/>
          <w:bCs/>
          <w:sz w:val="22"/>
          <w:szCs w:val="22"/>
          <w:u w:val="single"/>
        </w:rPr>
        <w:t>General</w:t>
      </w:r>
      <w:r w:rsidRPr="002C4773">
        <w:rPr>
          <w:rStyle w:val="SFParasubclause1Char"/>
          <w:b/>
          <w:bCs/>
          <w:sz w:val="22"/>
          <w:szCs w:val="22"/>
        </w:rPr>
        <w:t>.</w:t>
      </w:r>
    </w:p>
    <w:p w14:paraId="5DB21B58" w14:textId="1C2BD03F" w:rsidR="007B5834" w:rsidRPr="002C4773" w:rsidRDefault="007B5834" w:rsidP="00DC367E">
      <w:pPr>
        <w:pStyle w:val="SFParasubclause1"/>
        <w:tabs>
          <w:tab w:val="num" w:pos="1440"/>
        </w:tabs>
        <w:ind w:left="0"/>
        <w:jc w:val="both"/>
        <w:rPr>
          <w:sz w:val="22"/>
          <w:szCs w:val="22"/>
        </w:rPr>
      </w:pPr>
      <w:r w:rsidRPr="002C4773">
        <w:rPr>
          <w:sz w:val="22"/>
          <w:szCs w:val="22"/>
          <w:u w:val="single"/>
        </w:rPr>
        <w:t>Assignment.</w:t>
      </w:r>
      <w:r w:rsidRPr="002C4773">
        <w:rPr>
          <w:sz w:val="22"/>
          <w:szCs w:val="22"/>
        </w:rPr>
        <w:t xml:space="preserve">  Neither Party shall have any right or ability to assign, transfer, or sublicense any obligation or right under this Agreement without the express written approval of the other Party and any attempt to do so shall be void. </w:t>
      </w:r>
    </w:p>
    <w:p w14:paraId="4FBD315F" w14:textId="74BA4766" w:rsidR="00693063" w:rsidRPr="00840C9D" w:rsidRDefault="00840C9D" w:rsidP="00DC367E">
      <w:pPr>
        <w:pStyle w:val="SFParasubclause1"/>
        <w:tabs>
          <w:tab w:val="num" w:pos="1440"/>
        </w:tabs>
        <w:ind w:left="0"/>
        <w:jc w:val="both"/>
        <w:rPr>
          <w:sz w:val="22"/>
          <w:szCs w:val="22"/>
        </w:rPr>
      </w:pPr>
      <w:r w:rsidRPr="00840C9D">
        <w:rPr>
          <w:sz w:val="22"/>
          <w:szCs w:val="22"/>
          <w:u w:val="single"/>
        </w:rPr>
        <w:t>Non-Solicitation of Employees</w:t>
      </w:r>
      <w:r w:rsidRPr="00840C9D">
        <w:rPr>
          <w:b/>
          <w:bCs/>
          <w:sz w:val="22"/>
          <w:szCs w:val="22"/>
        </w:rPr>
        <w:t>.</w:t>
      </w:r>
      <w:r w:rsidRPr="00840C9D">
        <w:rPr>
          <w:sz w:val="22"/>
          <w:szCs w:val="22"/>
        </w:rPr>
        <w:t xml:space="preserve"> During</w:t>
      </w:r>
      <w:r w:rsidRPr="00840C9D">
        <w:rPr>
          <w:spacing w:val="-1"/>
          <w:sz w:val="22"/>
          <w:szCs w:val="22"/>
        </w:rPr>
        <w:t xml:space="preserve"> </w:t>
      </w:r>
      <w:r w:rsidRPr="00840C9D">
        <w:rPr>
          <w:sz w:val="22"/>
          <w:szCs w:val="22"/>
        </w:rPr>
        <w:t>the term</w:t>
      </w:r>
      <w:r w:rsidRPr="00840C9D">
        <w:rPr>
          <w:spacing w:val="-1"/>
          <w:sz w:val="22"/>
          <w:szCs w:val="22"/>
        </w:rPr>
        <w:t xml:space="preserve"> </w:t>
      </w:r>
      <w:r w:rsidRPr="00840C9D">
        <w:rPr>
          <w:sz w:val="22"/>
          <w:szCs w:val="22"/>
        </w:rPr>
        <w:t>of</w:t>
      </w:r>
      <w:r w:rsidRPr="00840C9D">
        <w:rPr>
          <w:spacing w:val="-2"/>
          <w:sz w:val="22"/>
          <w:szCs w:val="22"/>
        </w:rPr>
        <w:t xml:space="preserve"> </w:t>
      </w:r>
      <w:r w:rsidRPr="00840C9D">
        <w:rPr>
          <w:sz w:val="22"/>
          <w:szCs w:val="22"/>
        </w:rPr>
        <w:t>this</w:t>
      </w:r>
      <w:r w:rsidRPr="00840C9D">
        <w:rPr>
          <w:spacing w:val="-1"/>
          <w:sz w:val="22"/>
          <w:szCs w:val="22"/>
        </w:rPr>
        <w:t xml:space="preserve"> </w:t>
      </w:r>
      <w:r w:rsidRPr="00840C9D">
        <w:rPr>
          <w:sz w:val="22"/>
          <w:szCs w:val="22"/>
        </w:rPr>
        <w:t>Agreement and</w:t>
      </w:r>
      <w:r w:rsidRPr="00840C9D">
        <w:rPr>
          <w:spacing w:val="-1"/>
          <w:sz w:val="22"/>
          <w:szCs w:val="22"/>
        </w:rPr>
        <w:t xml:space="preserve"> </w:t>
      </w:r>
      <w:r w:rsidRPr="00840C9D">
        <w:rPr>
          <w:sz w:val="22"/>
          <w:szCs w:val="22"/>
        </w:rPr>
        <w:t>for</w:t>
      </w:r>
      <w:r w:rsidRPr="00840C9D">
        <w:rPr>
          <w:spacing w:val="-2"/>
          <w:sz w:val="22"/>
          <w:szCs w:val="22"/>
        </w:rPr>
        <w:t xml:space="preserve"> </w:t>
      </w:r>
      <w:r w:rsidRPr="00840C9D">
        <w:rPr>
          <w:sz w:val="22"/>
          <w:szCs w:val="22"/>
        </w:rPr>
        <w:t>a</w:t>
      </w:r>
      <w:r w:rsidRPr="00840C9D">
        <w:rPr>
          <w:spacing w:val="-2"/>
          <w:sz w:val="22"/>
          <w:szCs w:val="22"/>
        </w:rPr>
        <w:t xml:space="preserve"> </w:t>
      </w:r>
      <w:r w:rsidRPr="00840C9D">
        <w:rPr>
          <w:sz w:val="22"/>
          <w:szCs w:val="22"/>
        </w:rPr>
        <w:t>period of</w:t>
      </w:r>
      <w:r w:rsidRPr="00840C9D">
        <w:rPr>
          <w:spacing w:val="-1"/>
          <w:sz w:val="22"/>
          <w:szCs w:val="22"/>
        </w:rPr>
        <w:t xml:space="preserve"> </w:t>
      </w:r>
      <w:r w:rsidRPr="00840C9D">
        <w:rPr>
          <w:sz w:val="22"/>
          <w:szCs w:val="22"/>
        </w:rPr>
        <w:t>one</w:t>
      </w:r>
      <w:r w:rsidRPr="00840C9D">
        <w:rPr>
          <w:spacing w:val="-1"/>
          <w:sz w:val="22"/>
          <w:szCs w:val="22"/>
        </w:rPr>
        <w:t xml:space="preserve"> </w:t>
      </w:r>
      <w:r w:rsidRPr="00840C9D">
        <w:rPr>
          <w:sz w:val="22"/>
          <w:szCs w:val="22"/>
        </w:rPr>
        <w:t>(1)</w:t>
      </w:r>
      <w:r w:rsidRPr="00840C9D">
        <w:rPr>
          <w:spacing w:val="-2"/>
          <w:sz w:val="22"/>
          <w:szCs w:val="22"/>
        </w:rPr>
        <w:t xml:space="preserve"> </w:t>
      </w:r>
      <w:r w:rsidRPr="00840C9D">
        <w:rPr>
          <w:sz w:val="22"/>
          <w:szCs w:val="22"/>
        </w:rPr>
        <w:t>year</w:t>
      </w:r>
      <w:r w:rsidRPr="00840C9D">
        <w:rPr>
          <w:spacing w:val="-1"/>
          <w:sz w:val="22"/>
          <w:szCs w:val="22"/>
        </w:rPr>
        <w:t xml:space="preserve"> </w:t>
      </w:r>
      <w:r w:rsidRPr="00840C9D">
        <w:rPr>
          <w:sz w:val="22"/>
          <w:szCs w:val="22"/>
        </w:rPr>
        <w:t>after</w:t>
      </w:r>
      <w:r w:rsidRPr="00840C9D">
        <w:rPr>
          <w:spacing w:val="-1"/>
          <w:sz w:val="22"/>
          <w:szCs w:val="22"/>
        </w:rPr>
        <w:t xml:space="preserve"> </w:t>
      </w:r>
      <w:r w:rsidRPr="00840C9D">
        <w:rPr>
          <w:sz w:val="22"/>
          <w:szCs w:val="22"/>
        </w:rPr>
        <w:t xml:space="preserve">its termination, </w:t>
      </w:r>
      <w:r w:rsidR="00B0603D">
        <w:rPr>
          <w:sz w:val="22"/>
          <w:szCs w:val="22"/>
        </w:rPr>
        <w:t>Sales Representative</w:t>
      </w:r>
      <w:r w:rsidRPr="00840C9D">
        <w:rPr>
          <w:spacing w:val="-1"/>
          <w:sz w:val="22"/>
          <w:szCs w:val="22"/>
        </w:rPr>
        <w:t xml:space="preserve"> </w:t>
      </w:r>
      <w:r w:rsidR="00B0603D">
        <w:rPr>
          <w:spacing w:val="-1"/>
          <w:sz w:val="22"/>
          <w:szCs w:val="22"/>
        </w:rPr>
        <w:t xml:space="preserve">or its representatives or affiliates </w:t>
      </w:r>
      <w:r w:rsidRPr="00840C9D">
        <w:rPr>
          <w:sz w:val="22"/>
          <w:szCs w:val="22"/>
        </w:rPr>
        <w:t>shall</w:t>
      </w:r>
      <w:r w:rsidR="00B0603D">
        <w:rPr>
          <w:sz w:val="22"/>
          <w:szCs w:val="22"/>
        </w:rPr>
        <w:t xml:space="preserve"> not</w:t>
      </w:r>
      <w:r w:rsidRPr="00840C9D">
        <w:rPr>
          <w:sz w:val="22"/>
          <w:szCs w:val="22"/>
        </w:rPr>
        <w:t>, without the</w:t>
      </w:r>
      <w:r w:rsidRPr="00840C9D">
        <w:rPr>
          <w:spacing w:val="-1"/>
          <w:sz w:val="22"/>
          <w:szCs w:val="22"/>
        </w:rPr>
        <w:t xml:space="preserve"> </w:t>
      </w:r>
      <w:r w:rsidR="00B0603D">
        <w:rPr>
          <w:sz w:val="22"/>
          <w:szCs w:val="22"/>
        </w:rPr>
        <w:t>Company’s</w:t>
      </w:r>
      <w:r w:rsidRPr="00840C9D">
        <w:rPr>
          <w:sz w:val="22"/>
          <w:szCs w:val="22"/>
        </w:rPr>
        <w:t xml:space="preserve"> express written</w:t>
      </w:r>
      <w:r w:rsidRPr="00840C9D">
        <w:rPr>
          <w:spacing w:val="-1"/>
          <w:sz w:val="22"/>
          <w:szCs w:val="22"/>
        </w:rPr>
        <w:t xml:space="preserve"> </w:t>
      </w:r>
      <w:r w:rsidRPr="00840C9D">
        <w:rPr>
          <w:sz w:val="22"/>
          <w:szCs w:val="22"/>
        </w:rPr>
        <w:t>consent, solicit</w:t>
      </w:r>
      <w:r w:rsidRPr="00840C9D">
        <w:rPr>
          <w:spacing w:val="-15"/>
          <w:sz w:val="22"/>
          <w:szCs w:val="22"/>
        </w:rPr>
        <w:t xml:space="preserve"> </w:t>
      </w:r>
      <w:r w:rsidRPr="00840C9D">
        <w:rPr>
          <w:sz w:val="22"/>
          <w:szCs w:val="22"/>
        </w:rPr>
        <w:t>for</w:t>
      </w:r>
      <w:r w:rsidRPr="00840C9D">
        <w:rPr>
          <w:spacing w:val="-15"/>
          <w:sz w:val="22"/>
          <w:szCs w:val="22"/>
        </w:rPr>
        <w:t xml:space="preserve"> </w:t>
      </w:r>
      <w:r w:rsidRPr="00840C9D">
        <w:rPr>
          <w:sz w:val="22"/>
          <w:szCs w:val="22"/>
        </w:rPr>
        <w:t>hire</w:t>
      </w:r>
      <w:r w:rsidRPr="00840C9D">
        <w:rPr>
          <w:spacing w:val="-15"/>
          <w:sz w:val="22"/>
          <w:szCs w:val="22"/>
        </w:rPr>
        <w:t xml:space="preserve"> </w:t>
      </w:r>
      <w:r w:rsidRPr="00840C9D">
        <w:rPr>
          <w:sz w:val="22"/>
          <w:szCs w:val="22"/>
        </w:rPr>
        <w:t>as</w:t>
      </w:r>
      <w:r w:rsidRPr="00840C9D">
        <w:rPr>
          <w:spacing w:val="-15"/>
          <w:sz w:val="22"/>
          <w:szCs w:val="22"/>
        </w:rPr>
        <w:t xml:space="preserve"> </w:t>
      </w:r>
      <w:r w:rsidRPr="00840C9D">
        <w:rPr>
          <w:sz w:val="22"/>
          <w:szCs w:val="22"/>
        </w:rPr>
        <w:t>an</w:t>
      </w:r>
      <w:r w:rsidRPr="00840C9D">
        <w:rPr>
          <w:spacing w:val="-15"/>
          <w:sz w:val="22"/>
          <w:szCs w:val="22"/>
        </w:rPr>
        <w:t xml:space="preserve"> </w:t>
      </w:r>
      <w:r w:rsidRPr="00840C9D">
        <w:rPr>
          <w:sz w:val="22"/>
          <w:szCs w:val="22"/>
        </w:rPr>
        <w:t>employee</w:t>
      </w:r>
      <w:r w:rsidRPr="00840C9D">
        <w:rPr>
          <w:spacing w:val="-15"/>
          <w:sz w:val="22"/>
          <w:szCs w:val="22"/>
        </w:rPr>
        <w:t xml:space="preserve"> </w:t>
      </w:r>
      <w:r w:rsidRPr="00840C9D">
        <w:rPr>
          <w:sz w:val="22"/>
          <w:szCs w:val="22"/>
        </w:rPr>
        <w:t>or</w:t>
      </w:r>
      <w:r w:rsidRPr="00840C9D">
        <w:rPr>
          <w:spacing w:val="-15"/>
          <w:sz w:val="22"/>
          <w:szCs w:val="22"/>
        </w:rPr>
        <w:t xml:space="preserve"> </w:t>
      </w:r>
      <w:r w:rsidRPr="00840C9D">
        <w:rPr>
          <w:sz w:val="22"/>
          <w:szCs w:val="22"/>
        </w:rPr>
        <w:t>otherwise</w:t>
      </w:r>
      <w:r w:rsidRPr="00840C9D">
        <w:rPr>
          <w:spacing w:val="-15"/>
          <w:sz w:val="22"/>
          <w:szCs w:val="22"/>
        </w:rPr>
        <w:t xml:space="preserve"> </w:t>
      </w:r>
      <w:r w:rsidRPr="00840C9D">
        <w:rPr>
          <w:sz w:val="22"/>
          <w:szCs w:val="22"/>
        </w:rPr>
        <w:t>any</w:t>
      </w:r>
      <w:r w:rsidRPr="00840C9D">
        <w:rPr>
          <w:spacing w:val="-15"/>
          <w:sz w:val="22"/>
          <w:szCs w:val="22"/>
        </w:rPr>
        <w:t xml:space="preserve"> </w:t>
      </w:r>
      <w:r w:rsidRPr="00840C9D">
        <w:rPr>
          <w:sz w:val="22"/>
          <w:szCs w:val="22"/>
        </w:rPr>
        <w:t>of</w:t>
      </w:r>
      <w:r w:rsidRPr="00840C9D">
        <w:rPr>
          <w:spacing w:val="-15"/>
          <w:sz w:val="22"/>
          <w:szCs w:val="22"/>
        </w:rPr>
        <w:t xml:space="preserve"> </w:t>
      </w:r>
      <w:r w:rsidR="00B0603D">
        <w:rPr>
          <w:sz w:val="22"/>
          <w:szCs w:val="22"/>
        </w:rPr>
        <w:t xml:space="preserve">Company’s </w:t>
      </w:r>
      <w:r w:rsidRPr="00840C9D">
        <w:rPr>
          <w:sz w:val="22"/>
          <w:szCs w:val="22"/>
        </w:rPr>
        <w:t>personnel.</w:t>
      </w:r>
      <w:r w:rsidRPr="00840C9D">
        <w:rPr>
          <w:spacing w:val="-10"/>
          <w:sz w:val="22"/>
          <w:szCs w:val="22"/>
        </w:rPr>
        <w:t xml:space="preserve"> </w:t>
      </w:r>
      <w:r w:rsidRPr="00840C9D">
        <w:rPr>
          <w:sz w:val="22"/>
          <w:szCs w:val="22"/>
        </w:rPr>
        <w:t>The</w:t>
      </w:r>
      <w:r w:rsidRPr="00840C9D">
        <w:rPr>
          <w:spacing w:val="-11"/>
          <w:sz w:val="22"/>
          <w:szCs w:val="22"/>
        </w:rPr>
        <w:t xml:space="preserve"> </w:t>
      </w:r>
      <w:r w:rsidRPr="00840C9D">
        <w:rPr>
          <w:sz w:val="22"/>
          <w:szCs w:val="22"/>
        </w:rPr>
        <w:t>foregoing restriction</w:t>
      </w:r>
      <w:r w:rsidRPr="00840C9D">
        <w:rPr>
          <w:spacing w:val="-13"/>
          <w:sz w:val="22"/>
          <w:szCs w:val="22"/>
        </w:rPr>
        <w:t xml:space="preserve"> </w:t>
      </w:r>
      <w:r w:rsidRPr="00840C9D">
        <w:rPr>
          <w:sz w:val="22"/>
          <w:szCs w:val="22"/>
        </w:rPr>
        <w:t>shall</w:t>
      </w:r>
      <w:r w:rsidRPr="00840C9D">
        <w:rPr>
          <w:spacing w:val="-12"/>
          <w:sz w:val="22"/>
          <w:szCs w:val="22"/>
        </w:rPr>
        <w:t xml:space="preserve"> </w:t>
      </w:r>
      <w:r w:rsidRPr="00840C9D">
        <w:rPr>
          <w:sz w:val="22"/>
          <w:szCs w:val="22"/>
        </w:rPr>
        <w:t>not</w:t>
      </w:r>
      <w:r w:rsidRPr="00840C9D">
        <w:rPr>
          <w:spacing w:val="-13"/>
          <w:sz w:val="22"/>
          <w:szCs w:val="22"/>
        </w:rPr>
        <w:t xml:space="preserve"> </w:t>
      </w:r>
      <w:r w:rsidRPr="00840C9D">
        <w:rPr>
          <w:sz w:val="22"/>
          <w:szCs w:val="22"/>
        </w:rPr>
        <w:t>prevent</w:t>
      </w:r>
      <w:r w:rsidRPr="00840C9D">
        <w:rPr>
          <w:spacing w:val="-13"/>
          <w:sz w:val="22"/>
          <w:szCs w:val="22"/>
        </w:rPr>
        <w:t xml:space="preserve"> </w:t>
      </w:r>
      <w:r w:rsidRPr="00840C9D">
        <w:rPr>
          <w:sz w:val="22"/>
          <w:szCs w:val="22"/>
        </w:rPr>
        <w:t>either</w:t>
      </w:r>
      <w:r w:rsidRPr="00840C9D">
        <w:rPr>
          <w:spacing w:val="-14"/>
          <w:sz w:val="22"/>
          <w:szCs w:val="22"/>
        </w:rPr>
        <w:t xml:space="preserve"> </w:t>
      </w:r>
      <w:r w:rsidRPr="00840C9D">
        <w:rPr>
          <w:sz w:val="22"/>
          <w:szCs w:val="22"/>
        </w:rPr>
        <w:t>Party</w:t>
      </w:r>
      <w:r w:rsidRPr="00840C9D">
        <w:rPr>
          <w:spacing w:val="-13"/>
          <w:sz w:val="22"/>
          <w:szCs w:val="22"/>
        </w:rPr>
        <w:t xml:space="preserve"> </w:t>
      </w:r>
      <w:r w:rsidRPr="00840C9D">
        <w:rPr>
          <w:sz w:val="22"/>
          <w:szCs w:val="22"/>
        </w:rPr>
        <w:t>from</w:t>
      </w:r>
      <w:r w:rsidRPr="00840C9D">
        <w:rPr>
          <w:spacing w:val="-13"/>
          <w:sz w:val="22"/>
          <w:szCs w:val="22"/>
        </w:rPr>
        <w:t xml:space="preserve"> </w:t>
      </w:r>
      <w:r w:rsidRPr="00840C9D">
        <w:rPr>
          <w:sz w:val="22"/>
          <w:szCs w:val="22"/>
        </w:rPr>
        <w:t>interviewing</w:t>
      </w:r>
      <w:r w:rsidRPr="00840C9D">
        <w:rPr>
          <w:spacing w:val="-13"/>
          <w:sz w:val="22"/>
          <w:szCs w:val="22"/>
        </w:rPr>
        <w:t xml:space="preserve"> </w:t>
      </w:r>
      <w:r w:rsidRPr="00840C9D">
        <w:rPr>
          <w:sz w:val="22"/>
          <w:szCs w:val="22"/>
        </w:rPr>
        <w:t>or</w:t>
      </w:r>
      <w:r w:rsidRPr="00840C9D">
        <w:rPr>
          <w:spacing w:val="-14"/>
          <w:sz w:val="22"/>
          <w:szCs w:val="22"/>
        </w:rPr>
        <w:t xml:space="preserve"> </w:t>
      </w:r>
      <w:r w:rsidRPr="00840C9D">
        <w:rPr>
          <w:sz w:val="22"/>
          <w:szCs w:val="22"/>
        </w:rPr>
        <w:t>employing</w:t>
      </w:r>
      <w:r w:rsidRPr="00840C9D">
        <w:rPr>
          <w:spacing w:val="-13"/>
          <w:sz w:val="22"/>
          <w:szCs w:val="22"/>
        </w:rPr>
        <w:t xml:space="preserve"> </w:t>
      </w:r>
      <w:r w:rsidRPr="00840C9D">
        <w:rPr>
          <w:sz w:val="22"/>
          <w:szCs w:val="22"/>
        </w:rPr>
        <w:t>any</w:t>
      </w:r>
      <w:r w:rsidRPr="00840C9D">
        <w:rPr>
          <w:spacing w:val="-13"/>
          <w:sz w:val="22"/>
          <w:szCs w:val="22"/>
        </w:rPr>
        <w:t xml:space="preserve"> </w:t>
      </w:r>
      <w:r w:rsidRPr="00840C9D">
        <w:rPr>
          <w:sz w:val="22"/>
          <w:szCs w:val="22"/>
        </w:rPr>
        <w:t>persons</w:t>
      </w:r>
      <w:r w:rsidRPr="00840C9D">
        <w:rPr>
          <w:spacing w:val="-13"/>
          <w:sz w:val="22"/>
          <w:szCs w:val="22"/>
        </w:rPr>
        <w:t xml:space="preserve"> </w:t>
      </w:r>
      <w:r w:rsidRPr="00840C9D">
        <w:rPr>
          <w:sz w:val="22"/>
          <w:szCs w:val="22"/>
        </w:rPr>
        <w:t>who</w:t>
      </w:r>
      <w:r w:rsidRPr="00840C9D">
        <w:rPr>
          <w:spacing w:val="-14"/>
          <w:sz w:val="22"/>
          <w:szCs w:val="22"/>
        </w:rPr>
        <w:t xml:space="preserve"> </w:t>
      </w:r>
      <w:r w:rsidRPr="00840C9D">
        <w:rPr>
          <w:sz w:val="22"/>
          <w:szCs w:val="22"/>
        </w:rPr>
        <w:t>respond</w:t>
      </w:r>
      <w:r w:rsidRPr="00840C9D">
        <w:rPr>
          <w:spacing w:val="-13"/>
          <w:sz w:val="22"/>
          <w:szCs w:val="22"/>
        </w:rPr>
        <w:t xml:space="preserve"> </w:t>
      </w:r>
      <w:r w:rsidRPr="00840C9D">
        <w:rPr>
          <w:sz w:val="22"/>
          <w:szCs w:val="22"/>
        </w:rPr>
        <w:t>on</w:t>
      </w:r>
      <w:r w:rsidRPr="00840C9D">
        <w:rPr>
          <w:spacing w:val="-13"/>
          <w:sz w:val="22"/>
          <w:szCs w:val="22"/>
        </w:rPr>
        <w:t xml:space="preserve"> </w:t>
      </w:r>
      <w:r w:rsidRPr="00840C9D">
        <w:rPr>
          <w:sz w:val="22"/>
          <w:szCs w:val="22"/>
        </w:rPr>
        <w:t>their own accord to a public advertisement for employment</w:t>
      </w:r>
      <w:r w:rsidR="008F02EF" w:rsidRPr="00840C9D">
        <w:rPr>
          <w:sz w:val="22"/>
          <w:szCs w:val="22"/>
        </w:rPr>
        <w:t xml:space="preserve">. </w:t>
      </w:r>
    </w:p>
    <w:p w14:paraId="6B6F377E" w14:textId="09843812" w:rsidR="00273FED" w:rsidRPr="00012F9D" w:rsidRDefault="00273FED" w:rsidP="00DC367E">
      <w:pPr>
        <w:pStyle w:val="SFParasubclause1"/>
        <w:tabs>
          <w:tab w:val="num" w:pos="1440"/>
        </w:tabs>
        <w:ind w:left="0"/>
        <w:jc w:val="both"/>
        <w:rPr>
          <w:color w:val="FF0000"/>
          <w:sz w:val="22"/>
          <w:szCs w:val="22"/>
        </w:rPr>
      </w:pPr>
      <w:r w:rsidRPr="002C4773">
        <w:rPr>
          <w:color w:val="auto"/>
          <w:sz w:val="22"/>
          <w:szCs w:val="22"/>
          <w:u w:val="single"/>
        </w:rPr>
        <w:t>Insurance</w:t>
      </w:r>
      <w:r w:rsidRPr="002C4773">
        <w:rPr>
          <w:color w:val="auto"/>
          <w:sz w:val="22"/>
          <w:szCs w:val="22"/>
        </w:rPr>
        <w:t xml:space="preserve">. </w:t>
      </w:r>
      <w:r w:rsidR="00012F9D" w:rsidRPr="00012F9D">
        <w:rPr>
          <w:sz w:val="22"/>
          <w:szCs w:val="22"/>
        </w:rPr>
        <w:t xml:space="preserve">Throughout the term of this Agreement, </w:t>
      </w:r>
      <w:r w:rsidR="00012F9D">
        <w:rPr>
          <w:sz w:val="22"/>
          <w:szCs w:val="22"/>
        </w:rPr>
        <w:t>Sales Representative</w:t>
      </w:r>
      <w:r w:rsidR="00012F9D" w:rsidRPr="00012F9D">
        <w:rPr>
          <w:sz w:val="22"/>
          <w:szCs w:val="22"/>
        </w:rPr>
        <w:t xml:space="preserve"> shall maintain workers compensation</w:t>
      </w:r>
      <w:r w:rsidR="00012F9D" w:rsidRPr="00012F9D">
        <w:rPr>
          <w:spacing w:val="-9"/>
          <w:sz w:val="22"/>
          <w:szCs w:val="22"/>
        </w:rPr>
        <w:t xml:space="preserve"> </w:t>
      </w:r>
      <w:r w:rsidR="00012F9D" w:rsidRPr="00012F9D">
        <w:rPr>
          <w:sz w:val="22"/>
          <w:szCs w:val="22"/>
        </w:rPr>
        <w:t>insurance</w:t>
      </w:r>
      <w:r w:rsidR="00012F9D" w:rsidRPr="00012F9D">
        <w:rPr>
          <w:spacing w:val="-10"/>
          <w:sz w:val="22"/>
          <w:szCs w:val="22"/>
        </w:rPr>
        <w:t xml:space="preserve"> </w:t>
      </w:r>
      <w:r w:rsidR="00012F9D" w:rsidRPr="00012F9D">
        <w:rPr>
          <w:sz w:val="22"/>
          <w:szCs w:val="22"/>
        </w:rPr>
        <w:t>in</w:t>
      </w:r>
      <w:r w:rsidR="00012F9D" w:rsidRPr="00012F9D">
        <w:rPr>
          <w:spacing w:val="-9"/>
          <w:sz w:val="22"/>
          <w:szCs w:val="22"/>
        </w:rPr>
        <w:t xml:space="preserve"> </w:t>
      </w:r>
      <w:r w:rsidR="00012F9D" w:rsidRPr="00012F9D">
        <w:rPr>
          <w:sz w:val="22"/>
          <w:szCs w:val="22"/>
        </w:rPr>
        <w:t>the</w:t>
      </w:r>
      <w:r w:rsidR="00012F9D" w:rsidRPr="00012F9D">
        <w:rPr>
          <w:spacing w:val="-10"/>
          <w:sz w:val="22"/>
          <w:szCs w:val="22"/>
        </w:rPr>
        <w:t xml:space="preserve"> </w:t>
      </w:r>
      <w:r w:rsidR="00012F9D" w:rsidRPr="00012F9D">
        <w:rPr>
          <w:sz w:val="22"/>
          <w:szCs w:val="22"/>
        </w:rPr>
        <w:t>amount</w:t>
      </w:r>
      <w:r w:rsidR="00012F9D" w:rsidRPr="00012F9D">
        <w:rPr>
          <w:spacing w:val="-9"/>
          <w:sz w:val="22"/>
          <w:szCs w:val="22"/>
        </w:rPr>
        <w:t xml:space="preserve"> </w:t>
      </w:r>
      <w:r w:rsidR="00012F9D" w:rsidRPr="00012F9D">
        <w:rPr>
          <w:sz w:val="22"/>
          <w:szCs w:val="22"/>
        </w:rPr>
        <w:t>required</w:t>
      </w:r>
      <w:r w:rsidR="00012F9D" w:rsidRPr="00012F9D">
        <w:rPr>
          <w:spacing w:val="-9"/>
          <w:sz w:val="22"/>
          <w:szCs w:val="22"/>
        </w:rPr>
        <w:t xml:space="preserve"> </w:t>
      </w:r>
      <w:r w:rsidR="00012F9D" w:rsidRPr="00012F9D">
        <w:rPr>
          <w:sz w:val="22"/>
          <w:szCs w:val="22"/>
        </w:rPr>
        <w:t>by</w:t>
      </w:r>
      <w:r w:rsidR="00012F9D" w:rsidRPr="00012F9D">
        <w:rPr>
          <w:spacing w:val="-12"/>
          <w:sz w:val="22"/>
          <w:szCs w:val="22"/>
        </w:rPr>
        <w:t xml:space="preserve"> </w:t>
      </w:r>
      <w:r w:rsidR="00012F9D" w:rsidRPr="00012F9D">
        <w:rPr>
          <w:sz w:val="22"/>
          <w:szCs w:val="22"/>
        </w:rPr>
        <w:t>statute,</w:t>
      </w:r>
      <w:r w:rsidR="00012F9D" w:rsidRPr="00012F9D">
        <w:rPr>
          <w:spacing w:val="-7"/>
          <w:sz w:val="22"/>
          <w:szCs w:val="22"/>
        </w:rPr>
        <w:t xml:space="preserve"> </w:t>
      </w:r>
      <w:r w:rsidR="00012F9D" w:rsidRPr="00012F9D">
        <w:rPr>
          <w:sz w:val="22"/>
          <w:szCs w:val="22"/>
        </w:rPr>
        <w:t>comprehensive</w:t>
      </w:r>
      <w:r w:rsidR="00012F9D" w:rsidRPr="00012F9D">
        <w:rPr>
          <w:spacing w:val="-10"/>
          <w:sz w:val="22"/>
          <w:szCs w:val="22"/>
        </w:rPr>
        <w:t xml:space="preserve"> </w:t>
      </w:r>
      <w:r w:rsidR="00012F9D" w:rsidRPr="00012F9D">
        <w:rPr>
          <w:sz w:val="22"/>
          <w:szCs w:val="22"/>
        </w:rPr>
        <w:t>general</w:t>
      </w:r>
      <w:r w:rsidR="00012F9D" w:rsidRPr="00012F9D">
        <w:rPr>
          <w:spacing w:val="-9"/>
          <w:sz w:val="22"/>
          <w:szCs w:val="22"/>
        </w:rPr>
        <w:t xml:space="preserve"> </w:t>
      </w:r>
      <w:r w:rsidR="00012F9D" w:rsidRPr="00012F9D">
        <w:rPr>
          <w:sz w:val="22"/>
          <w:szCs w:val="22"/>
        </w:rPr>
        <w:t>liability</w:t>
      </w:r>
      <w:r w:rsidR="00012F9D" w:rsidRPr="00012F9D">
        <w:rPr>
          <w:spacing w:val="-9"/>
          <w:sz w:val="22"/>
          <w:szCs w:val="22"/>
        </w:rPr>
        <w:t xml:space="preserve"> </w:t>
      </w:r>
      <w:r w:rsidR="00012F9D" w:rsidRPr="00012F9D">
        <w:rPr>
          <w:sz w:val="22"/>
          <w:szCs w:val="22"/>
        </w:rPr>
        <w:t>insurance</w:t>
      </w:r>
      <w:r w:rsidR="00012F9D" w:rsidRPr="00012F9D">
        <w:rPr>
          <w:spacing w:val="-10"/>
          <w:sz w:val="22"/>
          <w:szCs w:val="22"/>
        </w:rPr>
        <w:t xml:space="preserve"> </w:t>
      </w:r>
      <w:r w:rsidR="00012F9D" w:rsidRPr="00012F9D">
        <w:rPr>
          <w:sz w:val="22"/>
          <w:szCs w:val="22"/>
        </w:rPr>
        <w:t>with coverage</w:t>
      </w:r>
      <w:r w:rsidR="00012F9D" w:rsidRPr="00012F9D">
        <w:rPr>
          <w:spacing w:val="-15"/>
          <w:sz w:val="22"/>
          <w:szCs w:val="22"/>
        </w:rPr>
        <w:t xml:space="preserve"> </w:t>
      </w:r>
      <w:r w:rsidR="00012F9D" w:rsidRPr="00012F9D">
        <w:rPr>
          <w:sz w:val="22"/>
          <w:szCs w:val="22"/>
        </w:rPr>
        <w:t>of</w:t>
      </w:r>
      <w:r w:rsidR="00012F9D" w:rsidRPr="00012F9D">
        <w:rPr>
          <w:spacing w:val="-15"/>
          <w:sz w:val="22"/>
          <w:szCs w:val="22"/>
        </w:rPr>
        <w:t xml:space="preserve"> </w:t>
      </w:r>
      <w:r w:rsidR="00012F9D" w:rsidRPr="00012F9D">
        <w:rPr>
          <w:sz w:val="22"/>
          <w:szCs w:val="22"/>
        </w:rPr>
        <w:t>at</w:t>
      </w:r>
      <w:r w:rsidR="00012F9D" w:rsidRPr="00012F9D">
        <w:rPr>
          <w:spacing w:val="-15"/>
          <w:sz w:val="22"/>
          <w:szCs w:val="22"/>
        </w:rPr>
        <w:t xml:space="preserve"> </w:t>
      </w:r>
      <w:r w:rsidR="00012F9D" w:rsidRPr="00012F9D">
        <w:rPr>
          <w:sz w:val="22"/>
          <w:szCs w:val="22"/>
        </w:rPr>
        <w:t>least</w:t>
      </w:r>
      <w:r w:rsidR="00012F9D" w:rsidRPr="00012F9D">
        <w:rPr>
          <w:spacing w:val="-15"/>
          <w:sz w:val="22"/>
          <w:szCs w:val="22"/>
        </w:rPr>
        <w:t xml:space="preserve"> </w:t>
      </w:r>
      <w:r w:rsidR="00012F9D" w:rsidRPr="00012F9D">
        <w:rPr>
          <w:sz w:val="22"/>
          <w:szCs w:val="22"/>
        </w:rPr>
        <w:t>one</w:t>
      </w:r>
      <w:r w:rsidR="00012F9D" w:rsidRPr="00012F9D">
        <w:rPr>
          <w:spacing w:val="-15"/>
          <w:sz w:val="22"/>
          <w:szCs w:val="22"/>
        </w:rPr>
        <w:t xml:space="preserve"> </w:t>
      </w:r>
      <w:r w:rsidR="00012F9D" w:rsidRPr="00012F9D">
        <w:rPr>
          <w:sz w:val="22"/>
          <w:szCs w:val="22"/>
        </w:rPr>
        <w:t>million</w:t>
      </w:r>
      <w:r w:rsidR="00012F9D" w:rsidRPr="00012F9D">
        <w:rPr>
          <w:spacing w:val="-15"/>
          <w:sz w:val="22"/>
          <w:szCs w:val="22"/>
        </w:rPr>
        <w:t xml:space="preserve"> </w:t>
      </w:r>
      <w:r w:rsidR="00012F9D" w:rsidRPr="00012F9D">
        <w:rPr>
          <w:sz w:val="22"/>
          <w:szCs w:val="22"/>
        </w:rPr>
        <w:t>dollars</w:t>
      </w:r>
      <w:r w:rsidR="00012F9D" w:rsidRPr="00012F9D">
        <w:rPr>
          <w:spacing w:val="-15"/>
          <w:sz w:val="22"/>
          <w:szCs w:val="22"/>
        </w:rPr>
        <w:t xml:space="preserve"> </w:t>
      </w:r>
      <w:r w:rsidR="00012F9D" w:rsidRPr="00012F9D">
        <w:rPr>
          <w:sz w:val="22"/>
          <w:szCs w:val="22"/>
        </w:rPr>
        <w:t>($1,000,000)</w:t>
      </w:r>
      <w:r w:rsidR="00012F9D" w:rsidRPr="00012F9D">
        <w:rPr>
          <w:spacing w:val="-15"/>
          <w:sz w:val="22"/>
          <w:szCs w:val="22"/>
        </w:rPr>
        <w:t xml:space="preserve"> </w:t>
      </w:r>
      <w:r w:rsidR="00012F9D" w:rsidRPr="00012F9D">
        <w:rPr>
          <w:sz w:val="22"/>
          <w:szCs w:val="22"/>
        </w:rPr>
        <w:t>per</w:t>
      </w:r>
      <w:r w:rsidR="00012F9D" w:rsidRPr="00012F9D">
        <w:rPr>
          <w:spacing w:val="-15"/>
          <w:sz w:val="22"/>
          <w:szCs w:val="22"/>
        </w:rPr>
        <w:t xml:space="preserve"> </w:t>
      </w:r>
      <w:r w:rsidR="00012F9D" w:rsidRPr="00012F9D">
        <w:rPr>
          <w:sz w:val="22"/>
          <w:szCs w:val="22"/>
        </w:rPr>
        <w:t>occurrence,</w:t>
      </w:r>
      <w:r w:rsidR="00012F9D" w:rsidRPr="00012F9D">
        <w:rPr>
          <w:spacing w:val="-15"/>
          <w:sz w:val="22"/>
          <w:szCs w:val="22"/>
        </w:rPr>
        <w:t xml:space="preserve"> </w:t>
      </w:r>
      <w:r w:rsidR="00012F9D" w:rsidRPr="00012F9D">
        <w:rPr>
          <w:sz w:val="22"/>
          <w:szCs w:val="22"/>
        </w:rPr>
        <w:t>and</w:t>
      </w:r>
      <w:r w:rsidR="00012F9D" w:rsidRPr="00012F9D">
        <w:rPr>
          <w:spacing w:val="-15"/>
          <w:sz w:val="22"/>
          <w:szCs w:val="22"/>
        </w:rPr>
        <w:t xml:space="preserve"> </w:t>
      </w:r>
      <w:r w:rsidR="00012F9D" w:rsidRPr="00012F9D">
        <w:rPr>
          <w:sz w:val="22"/>
          <w:szCs w:val="22"/>
        </w:rPr>
        <w:t>professional</w:t>
      </w:r>
      <w:r w:rsidR="00012F9D" w:rsidRPr="00012F9D">
        <w:rPr>
          <w:spacing w:val="-15"/>
          <w:sz w:val="22"/>
          <w:szCs w:val="22"/>
        </w:rPr>
        <w:t xml:space="preserve"> </w:t>
      </w:r>
      <w:r w:rsidR="00012F9D" w:rsidRPr="00012F9D">
        <w:rPr>
          <w:sz w:val="22"/>
          <w:szCs w:val="22"/>
        </w:rPr>
        <w:t>errors</w:t>
      </w:r>
      <w:r w:rsidR="00012F9D" w:rsidRPr="00012F9D">
        <w:rPr>
          <w:spacing w:val="-15"/>
          <w:sz w:val="22"/>
          <w:szCs w:val="22"/>
        </w:rPr>
        <w:t xml:space="preserve"> </w:t>
      </w:r>
      <w:r w:rsidR="00012F9D" w:rsidRPr="00012F9D">
        <w:rPr>
          <w:sz w:val="22"/>
          <w:szCs w:val="22"/>
        </w:rPr>
        <w:t>and</w:t>
      </w:r>
      <w:r w:rsidR="00012F9D" w:rsidRPr="00012F9D">
        <w:rPr>
          <w:spacing w:val="-15"/>
          <w:sz w:val="22"/>
          <w:szCs w:val="22"/>
        </w:rPr>
        <w:t xml:space="preserve"> </w:t>
      </w:r>
      <w:r w:rsidR="00012F9D" w:rsidRPr="00012F9D">
        <w:rPr>
          <w:sz w:val="22"/>
          <w:szCs w:val="22"/>
        </w:rPr>
        <w:t>omissions insurance</w:t>
      </w:r>
      <w:r w:rsidR="00012F9D" w:rsidRPr="00012F9D">
        <w:rPr>
          <w:spacing w:val="-6"/>
          <w:sz w:val="22"/>
          <w:szCs w:val="22"/>
        </w:rPr>
        <w:t xml:space="preserve"> </w:t>
      </w:r>
      <w:r w:rsidR="00012F9D" w:rsidRPr="00012F9D">
        <w:rPr>
          <w:sz w:val="22"/>
          <w:szCs w:val="22"/>
        </w:rPr>
        <w:t>with</w:t>
      </w:r>
      <w:r w:rsidR="00012F9D" w:rsidRPr="00012F9D">
        <w:rPr>
          <w:spacing w:val="-7"/>
          <w:sz w:val="22"/>
          <w:szCs w:val="22"/>
        </w:rPr>
        <w:t xml:space="preserve"> </w:t>
      </w:r>
      <w:r w:rsidR="00012F9D" w:rsidRPr="00012F9D">
        <w:rPr>
          <w:sz w:val="22"/>
          <w:szCs w:val="22"/>
        </w:rPr>
        <w:t>coverage</w:t>
      </w:r>
      <w:r w:rsidR="00012F9D" w:rsidRPr="00012F9D">
        <w:rPr>
          <w:spacing w:val="-6"/>
          <w:sz w:val="22"/>
          <w:szCs w:val="22"/>
        </w:rPr>
        <w:t xml:space="preserve"> </w:t>
      </w:r>
      <w:r w:rsidR="00012F9D" w:rsidRPr="00012F9D">
        <w:rPr>
          <w:sz w:val="22"/>
          <w:szCs w:val="22"/>
        </w:rPr>
        <w:t>of</w:t>
      </w:r>
      <w:r w:rsidR="00012F9D" w:rsidRPr="00012F9D">
        <w:rPr>
          <w:spacing w:val="-8"/>
          <w:sz w:val="22"/>
          <w:szCs w:val="22"/>
        </w:rPr>
        <w:t xml:space="preserve"> </w:t>
      </w:r>
      <w:r w:rsidR="00012F9D" w:rsidRPr="00012F9D">
        <w:rPr>
          <w:sz w:val="22"/>
          <w:szCs w:val="22"/>
        </w:rPr>
        <w:t>at</w:t>
      </w:r>
      <w:r w:rsidR="00012F9D" w:rsidRPr="00012F9D">
        <w:rPr>
          <w:spacing w:val="-7"/>
          <w:sz w:val="22"/>
          <w:szCs w:val="22"/>
        </w:rPr>
        <w:t xml:space="preserve"> </w:t>
      </w:r>
      <w:r w:rsidR="00012F9D" w:rsidRPr="00012F9D">
        <w:rPr>
          <w:sz w:val="22"/>
          <w:szCs w:val="22"/>
        </w:rPr>
        <w:t>least</w:t>
      </w:r>
      <w:r w:rsidR="00012F9D" w:rsidRPr="00012F9D">
        <w:rPr>
          <w:spacing w:val="-7"/>
          <w:sz w:val="22"/>
          <w:szCs w:val="22"/>
        </w:rPr>
        <w:t xml:space="preserve"> </w:t>
      </w:r>
      <w:r w:rsidR="00012F9D" w:rsidRPr="00012F9D">
        <w:rPr>
          <w:sz w:val="22"/>
          <w:szCs w:val="22"/>
        </w:rPr>
        <w:t>one</w:t>
      </w:r>
      <w:r w:rsidR="00012F9D" w:rsidRPr="00012F9D">
        <w:rPr>
          <w:spacing w:val="-6"/>
          <w:sz w:val="22"/>
          <w:szCs w:val="22"/>
        </w:rPr>
        <w:t xml:space="preserve"> </w:t>
      </w:r>
      <w:r w:rsidR="00012F9D" w:rsidRPr="00012F9D">
        <w:rPr>
          <w:sz w:val="22"/>
          <w:szCs w:val="22"/>
        </w:rPr>
        <w:t>million</w:t>
      </w:r>
      <w:r w:rsidR="00012F9D" w:rsidRPr="00012F9D">
        <w:rPr>
          <w:spacing w:val="-7"/>
          <w:sz w:val="22"/>
          <w:szCs w:val="22"/>
        </w:rPr>
        <w:t xml:space="preserve"> </w:t>
      </w:r>
      <w:r w:rsidR="00012F9D" w:rsidRPr="00012F9D">
        <w:rPr>
          <w:sz w:val="22"/>
          <w:szCs w:val="22"/>
        </w:rPr>
        <w:t>dollars</w:t>
      </w:r>
      <w:r w:rsidR="00012F9D" w:rsidRPr="00012F9D">
        <w:rPr>
          <w:spacing w:val="-8"/>
          <w:sz w:val="22"/>
          <w:szCs w:val="22"/>
        </w:rPr>
        <w:t xml:space="preserve"> </w:t>
      </w:r>
      <w:r w:rsidR="00012F9D" w:rsidRPr="00012F9D">
        <w:rPr>
          <w:sz w:val="22"/>
          <w:szCs w:val="22"/>
        </w:rPr>
        <w:t>($1,000,000)</w:t>
      </w:r>
      <w:r w:rsidR="00012F9D" w:rsidRPr="00012F9D">
        <w:rPr>
          <w:spacing w:val="-6"/>
          <w:sz w:val="22"/>
          <w:szCs w:val="22"/>
        </w:rPr>
        <w:t xml:space="preserve"> </w:t>
      </w:r>
      <w:r w:rsidR="00012F9D" w:rsidRPr="00012F9D">
        <w:rPr>
          <w:sz w:val="22"/>
          <w:szCs w:val="22"/>
        </w:rPr>
        <w:t>for</w:t>
      </w:r>
      <w:r w:rsidR="00012F9D" w:rsidRPr="00012F9D">
        <w:rPr>
          <w:spacing w:val="-7"/>
          <w:sz w:val="22"/>
          <w:szCs w:val="22"/>
        </w:rPr>
        <w:t xml:space="preserve"> </w:t>
      </w:r>
      <w:r w:rsidR="00012F9D" w:rsidRPr="00012F9D">
        <w:rPr>
          <w:sz w:val="22"/>
          <w:szCs w:val="22"/>
        </w:rPr>
        <w:t>covered</w:t>
      </w:r>
      <w:r w:rsidR="00012F9D" w:rsidRPr="00012F9D">
        <w:rPr>
          <w:spacing w:val="-5"/>
          <w:sz w:val="22"/>
          <w:szCs w:val="22"/>
        </w:rPr>
        <w:t xml:space="preserve"> </w:t>
      </w:r>
      <w:r w:rsidR="00012F9D" w:rsidRPr="00012F9D">
        <w:rPr>
          <w:sz w:val="22"/>
          <w:szCs w:val="22"/>
        </w:rPr>
        <w:t>causes</w:t>
      </w:r>
      <w:r w:rsidR="00012F9D" w:rsidRPr="00012F9D">
        <w:rPr>
          <w:spacing w:val="-7"/>
          <w:sz w:val="22"/>
          <w:szCs w:val="22"/>
        </w:rPr>
        <w:t xml:space="preserve"> </w:t>
      </w:r>
      <w:r w:rsidR="00012F9D" w:rsidRPr="00012F9D">
        <w:rPr>
          <w:sz w:val="22"/>
          <w:szCs w:val="22"/>
        </w:rPr>
        <w:t>of</w:t>
      </w:r>
      <w:r w:rsidR="00012F9D" w:rsidRPr="00012F9D">
        <w:rPr>
          <w:spacing w:val="-6"/>
          <w:sz w:val="22"/>
          <w:szCs w:val="22"/>
        </w:rPr>
        <w:t xml:space="preserve"> </w:t>
      </w:r>
      <w:r w:rsidR="00012F9D" w:rsidRPr="00012F9D">
        <w:rPr>
          <w:sz w:val="22"/>
          <w:szCs w:val="22"/>
        </w:rPr>
        <w:t>losses</w:t>
      </w:r>
      <w:r w:rsidR="00012F9D" w:rsidRPr="00012F9D">
        <w:rPr>
          <w:spacing w:val="-7"/>
          <w:sz w:val="22"/>
          <w:szCs w:val="22"/>
        </w:rPr>
        <w:t xml:space="preserve"> </w:t>
      </w:r>
      <w:r w:rsidR="00012F9D" w:rsidRPr="00012F9D">
        <w:rPr>
          <w:sz w:val="22"/>
          <w:szCs w:val="22"/>
        </w:rPr>
        <w:t>resulting from</w:t>
      </w:r>
      <w:r w:rsidR="00012F9D" w:rsidRPr="00012F9D">
        <w:rPr>
          <w:spacing w:val="-9"/>
          <w:sz w:val="22"/>
          <w:szCs w:val="22"/>
        </w:rPr>
        <w:t xml:space="preserve"> </w:t>
      </w:r>
      <w:r w:rsidR="00012F9D" w:rsidRPr="00012F9D">
        <w:rPr>
          <w:sz w:val="22"/>
          <w:szCs w:val="22"/>
        </w:rPr>
        <w:t>errors</w:t>
      </w:r>
      <w:r w:rsidR="00012F9D" w:rsidRPr="00012F9D">
        <w:rPr>
          <w:spacing w:val="-9"/>
          <w:sz w:val="22"/>
          <w:szCs w:val="22"/>
        </w:rPr>
        <w:t xml:space="preserve"> </w:t>
      </w:r>
      <w:r w:rsidR="00012F9D" w:rsidRPr="00012F9D">
        <w:rPr>
          <w:sz w:val="22"/>
          <w:szCs w:val="22"/>
        </w:rPr>
        <w:t>or</w:t>
      </w:r>
      <w:r w:rsidR="00012F9D" w:rsidRPr="00012F9D">
        <w:rPr>
          <w:spacing w:val="-8"/>
          <w:sz w:val="22"/>
          <w:szCs w:val="22"/>
        </w:rPr>
        <w:t xml:space="preserve"> </w:t>
      </w:r>
      <w:r w:rsidR="00012F9D" w:rsidRPr="00012F9D">
        <w:rPr>
          <w:sz w:val="22"/>
          <w:szCs w:val="22"/>
        </w:rPr>
        <w:t>omissions</w:t>
      </w:r>
      <w:r w:rsidR="00012F9D" w:rsidRPr="00012F9D">
        <w:rPr>
          <w:spacing w:val="-9"/>
          <w:sz w:val="22"/>
          <w:szCs w:val="22"/>
        </w:rPr>
        <w:t xml:space="preserve"> </w:t>
      </w:r>
      <w:r w:rsidR="00012F9D" w:rsidRPr="00012F9D">
        <w:rPr>
          <w:sz w:val="22"/>
          <w:szCs w:val="22"/>
        </w:rPr>
        <w:t>in</w:t>
      </w:r>
      <w:r w:rsidR="00012F9D" w:rsidRPr="00012F9D">
        <w:rPr>
          <w:spacing w:val="-9"/>
          <w:sz w:val="22"/>
          <w:szCs w:val="22"/>
        </w:rPr>
        <w:t xml:space="preserve"> </w:t>
      </w:r>
      <w:r w:rsidR="00012F9D" w:rsidRPr="00012F9D">
        <w:rPr>
          <w:sz w:val="22"/>
          <w:szCs w:val="22"/>
        </w:rPr>
        <w:t>connection</w:t>
      </w:r>
      <w:r w:rsidR="00012F9D" w:rsidRPr="00012F9D">
        <w:rPr>
          <w:spacing w:val="-10"/>
          <w:sz w:val="22"/>
          <w:szCs w:val="22"/>
        </w:rPr>
        <w:t xml:space="preserve"> </w:t>
      </w:r>
      <w:r w:rsidR="00012F9D" w:rsidRPr="00012F9D">
        <w:rPr>
          <w:sz w:val="22"/>
          <w:szCs w:val="22"/>
        </w:rPr>
        <w:t>with</w:t>
      </w:r>
      <w:r w:rsidR="00012F9D" w:rsidRPr="00012F9D">
        <w:rPr>
          <w:spacing w:val="-9"/>
          <w:sz w:val="22"/>
          <w:szCs w:val="22"/>
        </w:rPr>
        <w:t xml:space="preserve"> </w:t>
      </w:r>
      <w:r w:rsidR="00012F9D">
        <w:rPr>
          <w:sz w:val="22"/>
          <w:szCs w:val="22"/>
        </w:rPr>
        <w:t>Sale Representative</w:t>
      </w:r>
      <w:r w:rsidR="00012F9D" w:rsidRPr="00012F9D">
        <w:rPr>
          <w:sz w:val="22"/>
          <w:szCs w:val="22"/>
        </w:rPr>
        <w:t>’s</w:t>
      </w:r>
      <w:r w:rsidR="00012F9D" w:rsidRPr="00012F9D">
        <w:rPr>
          <w:spacing w:val="-9"/>
          <w:sz w:val="22"/>
          <w:szCs w:val="22"/>
        </w:rPr>
        <w:t xml:space="preserve"> </w:t>
      </w:r>
      <w:r w:rsidR="00012F9D" w:rsidRPr="00012F9D">
        <w:rPr>
          <w:sz w:val="22"/>
          <w:szCs w:val="22"/>
        </w:rPr>
        <w:t>performance</w:t>
      </w:r>
      <w:r w:rsidR="00012F9D" w:rsidRPr="00012F9D">
        <w:rPr>
          <w:spacing w:val="-11"/>
          <w:sz w:val="22"/>
          <w:szCs w:val="22"/>
        </w:rPr>
        <w:t xml:space="preserve"> </w:t>
      </w:r>
      <w:r w:rsidR="00012F9D" w:rsidRPr="00012F9D">
        <w:rPr>
          <w:sz w:val="22"/>
          <w:szCs w:val="22"/>
        </w:rPr>
        <w:t>of</w:t>
      </w:r>
      <w:r w:rsidR="00012F9D" w:rsidRPr="00012F9D">
        <w:rPr>
          <w:spacing w:val="-10"/>
          <w:sz w:val="22"/>
          <w:szCs w:val="22"/>
        </w:rPr>
        <w:t xml:space="preserve"> </w:t>
      </w:r>
      <w:r w:rsidR="00012F9D">
        <w:rPr>
          <w:spacing w:val="-10"/>
          <w:sz w:val="22"/>
          <w:szCs w:val="22"/>
        </w:rPr>
        <w:t>its</w:t>
      </w:r>
      <w:r w:rsidR="00012F9D">
        <w:rPr>
          <w:sz w:val="22"/>
          <w:szCs w:val="22"/>
        </w:rPr>
        <w:t xml:space="preserve"> s</w:t>
      </w:r>
      <w:r w:rsidR="00012F9D" w:rsidRPr="00012F9D">
        <w:rPr>
          <w:sz w:val="22"/>
          <w:szCs w:val="22"/>
        </w:rPr>
        <w:t>ervices.</w:t>
      </w:r>
      <w:r w:rsidR="006F6633">
        <w:rPr>
          <w:spacing w:val="40"/>
          <w:sz w:val="22"/>
          <w:szCs w:val="22"/>
        </w:rPr>
        <w:t xml:space="preserve"> </w:t>
      </w:r>
      <w:r w:rsidR="00012F9D" w:rsidRPr="00012F9D">
        <w:rPr>
          <w:sz w:val="22"/>
          <w:szCs w:val="22"/>
        </w:rPr>
        <w:t>Upon</w:t>
      </w:r>
      <w:r w:rsidR="00012F9D" w:rsidRPr="00012F9D">
        <w:rPr>
          <w:spacing w:val="-8"/>
          <w:sz w:val="22"/>
          <w:szCs w:val="22"/>
        </w:rPr>
        <w:t xml:space="preserve"> </w:t>
      </w:r>
      <w:r w:rsidR="00012F9D" w:rsidRPr="00012F9D">
        <w:rPr>
          <w:sz w:val="22"/>
          <w:szCs w:val="22"/>
        </w:rPr>
        <w:t>request,</w:t>
      </w:r>
      <w:r w:rsidR="00012F9D" w:rsidRPr="00012F9D">
        <w:rPr>
          <w:spacing w:val="-6"/>
          <w:sz w:val="22"/>
          <w:szCs w:val="22"/>
        </w:rPr>
        <w:t xml:space="preserve"> </w:t>
      </w:r>
      <w:r w:rsidR="00012F9D">
        <w:rPr>
          <w:sz w:val="22"/>
          <w:szCs w:val="22"/>
        </w:rPr>
        <w:t>Sales Representative</w:t>
      </w:r>
      <w:r w:rsidR="00012F9D" w:rsidRPr="00012F9D">
        <w:rPr>
          <w:sz w:val="22"/>
          <w:szCs w:val="22"/>
        </w:rPr>
        <w:t xml:space="preserve"> will provide </w:t>
      </w:r>
      <w:r w:rsidR="0010698E">
        <w:rPr>
          <w:sz w:val="22"/>
          <w:szCs w:val="22"/>
        </w:rPr>
        <w:t>Company</w:t>
      </w:r>
      <w:r w:rsidR="00012F9D" w:rsidRPr="00012F9D">
        <w:rPr>
          <w:sz w:val="22"/>
          <w:szCs w:val="22"/>
        </w:rPr>
        <w:t xml:space="preserve"> with certificates of insurance evidencing the above coverage.</w:t>
      </w:r>
      <w:r w:rsidRPr="00012F9D">
        <w:rPr>
          <w:color w:val="auto"/>
          <w:sz w:val="22"/>
          <w:szCs w:val="22"/>
        </w:rPr>
        <w:t xml:space="preserve"> </w:t>
      </w:r>
    </w:p>
    <w:p w14:paraId="14CFF535" w14:textId="7C25C557" w:rsidR="007B5834" w:rsidRPr="002C4773" w:rsidRDefault="007B5834" w:rsidP="00DC367E">
      <w:pPr>
        <w:pStyle w:val="SFParasubclause1"/>
        <w:tabs>
          <w:tab w:val="num" w:pos="1440"/>
        </w:tabs>
        <w:ind w:left="0"/>
        <w:jc w:val="both"/>
        <w:rPr>
          <w:sz w:val="22"/>
          <w:szCs w:val="22"/>
        </w:rPr>
      </w:pPr>
      <w:r w:rsidRPr="002C4773">
        <w:rPr>
          <w:sz w:val="22"/>
          <w:szCs w:val="22"/>
          <w:u w:val="single"/>
        </w:rPr>
        <w:t>Export Control</w:t>
      </w:r>
      <w:r w:rsidRPr="002C4773">
        <w:rPr>
          <w:sz w:val="22"/>
          <w:szCs w:val="22"/>
        </w:rPr>
        <w:t xml:space="preserve">.  </w:t>
      </w:r>
      <w:r w:rsidR="00C86694" w:rsidRPr="002C4773">
        <w:rPr>
          <w:sz w:val="22"/>
          <w:szCs w:val="22"/>
        </w:rPr>
        <w:t xml:space="preserve">If applicable, </w:t>
      </w:r>
      <w:r w:rsidR="000B0D99">
        <w:rPr>
          <w:sz w:val="22"/>
          <w:szCs w:val="22"/>
        </w:rPr>
        <w:t>Sales Representative</w:t>
      </w:r>
      <w:r w:rsidR="00C86694" w:rsidRPr="002C4773">
        <w:rPr>
          <w:sz w:val="22"/>
          <w:szCs w:val="22"/>
        </w:rPr>
        <w:t xml:space="preserve"> shall comply with all applicable U.S. export control laws and economic sanctions laws and regulations, specifically including but not limited to the International Traffic in Arms Regulations (ITAR), 22 C.F.R. 120 et seq.; the Export Control Reform Act of 2018; the Export Administration Regulations, 15 C.F.R. 730-774; and the Foreign Assets Control Regulations, 31 C.F.R. 500-598.</w:t>
      </w:r>
    </w:p>
    <w:p w14:paraId="388D0191" w14:textId="4971A260" w:rsidR="00B17E0D" w:rsidRPr="002C4773" w:rsidRDefault="007B5834" w:rsidP="00DC367E">
      <w:pPr>
        <w:pStyle w:val="SFParasubclause1"/>
        <w:tabs>
          <w:tab w:val="num" w:pos="1440"/>
        </w:tabs>
        <w:ind w:left="0"/>
        <w:jc w:val="both"/>
        <w:rPr>
          <w:sz w:val="22"/>
          <w:szCs w:val="22"/>
        </w:rPr>
      </w:pPr>
      <w:r w:rsidRPr="002C4773">
        <w:rPr>
          <w:sz w:val="22"/>
          <w:szCs w:val="22"/>
          <w:u w:val="single"/>
        </w:rPr>
        <w:t>Governing Law</w:t>
      </w:r>
      <w:r w:rsidR="000643AE" w:rsidRPr="002C4773">
        <w:rPr>
          <w:sz w:val="22"/>
          <w:szCs w:val="22"/>
          <w:u w:val="single"/>
        </w:rPr>
        <w:t xml:space="preserve"> </w:t>
      </w:r>
      <w:r w:rsidR="0091224E" w:rsidRPr="002C4773">
        <w:rPr>
          <w:sz w:val="22"/>
          <w:szCs w:val="22"/>
          <w:u w:val="single"/>
        </w:rPr>
        <w:t>and Disputes</w:t>
      </w:r>
      <w:r w:rsidRPr="002C4773">
        <w:rPr>
          <w:sz w:val="22"/>
          <w:szCs w:val="22"/>
          <w:u w:val="single"/>
        </w:rPr>
        <w:t>.</w:t>
      </w:r>
      <w:r w:rsidRPr="002C4773">
        <w:rPr>
          <w:sz w:val="22"/>
          <w:szCs w:val="22"/>
        </w:rPr>
        <w:t xml:space="preserve">  This Agreement shall be governed by and construed pursuant to the laws of </w:t>
      </w:r>
      <w:r w:rsidR="00682746" w:rsidRPr="002C4773">
        <w:rPr>
          <w:sz w:val="22"/>
          <w:szCs w:val="22"/>
        </w:rPr>
        <w:t xml:space="preserve">the </w:t>
      </w:r>
      <w:r w:rsidR="001E4773" w:rsidRPr="002C4773">
        <w:rPr>
          <w:sz w:val="22"/>
          <w:szCs w:val="22"/>
        </w:rPr>
        <w:t>State of Texas</w:t>
      </w:r>
      <w:r w:rsidR="0071696C" w:rsidRPr="002C4773">
        <w:rPr>
          <w:sz w:val="22"/>
          <w:szCs w:val="22"/>
        </w:rPr>
        <w:t xml:space="preserve"> within the United States</w:t>
      </w:r>
      <w:r w:rsidRPr="002C4773">
        <w:rPr>
          <w:sz w:val="22"/>
          <w:szCs w:val="22"/>
        </w:rPr>
        <w:t xml:space="preserve">, without regard to </w:t>
      </w:r>
      <w:r w:rsidR="0071696C" w:rsidRPr="002C4773">
        <w:rPr>
          <w:sz w:val="22"/>
          <w:szCs w:val="22"/>
        </w:rPr>
        <w:t xml:space="preserve">its </w:t>
      </w:r>
      <w:r w:rsidRPr="002C4773">
        <w:rPr>
          <w:sz w:val="22"/>
          <w:szCs w:val="22"/>
        </w:rPr>
        <w:t xml:space="preserve">conflicts of </w:t>
      </w:r>
      <w:proofErr w:type="spellStart"/>
      <w:r w:rsidRPr="002C4773">
        <w:rPr>
          <w:sz w:val="22"/>
          <w:szCs w:val="22"/>
        </w:rPr>
        <w:t>laws</w:t>
      </w:r>
      <w:proofErr w:type="spellEnd"/>
      <w:r w:rsidR="0071696C" w:rsidRPr="002C4773">
        <w:rPr>
          <w:sz w:val="22"/>
          <w:szCs w:val="22"/>
        </w:rPr>
        <w:t xml:space="preserve"> provisions</w:t>
      </w:r>
      <w:r w:rsidRPr="002C4773">
        <w:rPr>
          <w:sz w:val="22"/>
          <w:szCs w:val="22"/>
        </w:rPr>
        <w:t>.</w:t>
      </w:r>
      <w:r w:rsidR="00015503" w:rsidRPr="002C4773">
        <w:rPr>
          <w:sz w:val="22"/>
          <w:szCs w:val="22"/>
        </w:rPr>
        <w:t xml:space="preserve"> </w:t>
      </w:r>
      <w:r w:rsidR="00186657" w:rsidRPr="002C4773">
        <w:rPr>
          <w:sz w:val="22"/>
          <w:szCs w:val="22"/>
        </w:rPr>
        <w:t xml:space="preserve">All disputes under this Agreement that are not disposed of by mutual agreement may be decided by recourse to an action at law or in equity exclusively in a United States Court of competent jurisdiction located in </w:t>
      </w:r>
      <w:r w:rsidR="004217CA">
        <w:rPr>
          <w:sz w:val="22"/>
          <w:szCs w:val="22"/>
        </w:rPr>
        <w:t xml:space="preserve">Bexar County, </w:t>
      </w:r>
      <w:r w:rsidR="00186657" w:rsidRPr="002C4773">
        <w:rPr>
          <w:sz w:val="22"/>
          <w:szCs w:val="22"/>
        </w:rPr>
        <w:t xml:space="preserve">Texas. </w:t>
      </w:r>
      <w:r w:rsidRPr="002C4773">
        <w:rPr>
          <w:sz w:val="22"/>
          <w:szCs w:val="22"/>
        </w:rPr>
        <w:t xml:space="preserve">  </w:t>
      </w:r>
    </w:p>
    <w:p w14:paraId="764095BA" w14:textId="2522D441" w:rsidR="007B5834" w:rsidRPr="002C4773" w:rsidRDefault="007B5834" w:rsidP="00DC367E">
      <w:pPr>
        <w:pStyle w:val="SFParasubclause1"/>
        <w:tabs>
          <w:tab w:val="num" w:pos="1440"/>
        </w:tabs>
        <w:ind w:left="0"/>
        <w:jc w:val="both"/>
        <w:rPr>
          <w:sz w:val="22"/>
          <w:szCs w:val="22"/>
        </w:rPr>
      </w:pPr>
      <w:r w:rsidRPr="002C4773">
        <w:rPr>
          <w:sz w:val="22"/>
          <w:szCs w:val="22"/>
          <w:u w:val="single"/>
        </w:rPr>
        <w:t>Notices</w:t>
      </w:r>
      <w:r w:rsidRPr="002C4773">
        <w:rPr>
          <w:sz w:val="22"/>
          <w:szCs w:val="22"/>
        </w:rPr>
        <w:t xml:space="preserve">.  All notices and other written communications required by this Agreement, shall be deemed given if mailed first class, postage paid or sent by </w:t>
      </w:r>
      <w:r w:rsidR="00B17E0D" w:rsidRPr="002C4773">
        <w:rPr>
          <w:sz w:val="22"/>
          <w:szCs w:val="22"/>
        </w:rPr>
        <w:t>email</w:t>
      </w:r>
      <w:r w:rsidRPr="002C4773">
        <w:rPr>
          <w:sz w:val="22"/>
          <w:szCs w:val="22"/>
        </w:rPr>
        <w:t>, and if addressed as follows</w:t>
      </w:r>
      <w:r w:rsidR="00B17E0D" w:rsidRPr="002C4773">
        <w:rPr>
          <w:sz w:val="22"/>
          <w:szCs w:val="22"/>
        </w:rPr>
        <w:t>:</w:t>
      </w:r>
    </w:p>
    <w:p w14:paraId="15E54B47" w14:textId="537A24D0" w:rsidR="00F21480" w:rsidRPr="002C4773" w:rsidRDefault="00F21480"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 xml:space="preserve">To </w:t>
      </w:r>
      <w:r w:rsidR="004217CA">
        <w:rPr>
          <w:rStyle w:val="SFParasubclause1Char"/>
          <w:sz w:val="22"/>
          <w:szCs w:val="22"/>
        </w:rPr>
        <w:t>Company</w:t>
      </w:r>
      <w:r w:rsidRPr="002C4773">
        <w:rPr>
          <w:rStyle w:val="SFParasubclause1Char"/>
          <w:sz w:val="22"/>
          <w:szCs w:val="22"/>
        </w:rPr>
        <w:t xml:space="preserve"> shall be sent to:</w:t>
      </w:r>
    </w:p>
    <w:p w14:paraId="60FDD18F" w14:textId="77777777" w:rsidR="00F21480" w:rsidRPr="002C4773" w:rsidRDefault="00F21480" w:rsidP="00DC367E">
      <w:pPr>
        <w:pStyle w:val="SFPara-Clause"/>
        <w:numPr>
          <w:ilvl w:val="0"/>
          <w:numId w:val="0"/>
        </w:numPr>
        <w:tabs>
          <w:tab w:val="num" w:pos="1440"/>
        </w:tabs>
        <w:spacing w:before="0" w:after="0"/>
        <w:ind w:firstLine="720"/>
        <w:rPr>
          <w:rStyle w:val="SFParasubclause1Char"/>
          <w:sz w:val="22"/>
          <w:szCs w:val="22"/>
        </w:rPr>
      </w:pPr>
    </w:p>
    <w:p w14:paraId="3991AFA4" w14:textId="3226BA28" w:rsidR="00CA29A0" w:rsidRPr="002C4773" w:rsidRDefault="00CA29A0"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Forward Edge-AI</w:t>
      </w:r>
      <w:r w:rsidR="00F473F1" w:rsidRPr="002C4773">
        <w:rPr>
          <w:rStyle w:val="SFParasubclause1Char"/>
          <w:sz w:val="22"/>
          <w:szCs w:val="22"/>
        </w:rPr>
        <w:t>, Inc.</w:t>
      </w:r>
    </w:p>
    <w:p w14:paraId="472DC944" w14:textId="3F37C09B" w:rsidR="00CA29A0" w:rsidRPr="002C4773" w:rsidRDefault="00F473F1"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 xml:space="preserve">POC Name: </w:t>
      </w:r>
      <w:r w:rsidR="00CA29A0" w:rsidRPr="002C4773">
        <w:rPr>
          <w:rStyle w:val="SFParasubclause1Char"/>
          <w:sz w:val="22"/>
          <w:szCs w:val="22"/>
        </w:rPr>
        <w:t>George Stephenson</w:t>
      </w:r>
    </w:p>
    <w:p w14:paraId="34EB8C1C" w14:textId="39321057" w:rsidR="00CA29A0" w:rsidRPr="002C4773" w:rsidRDefault="00CA29A0"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 xml:space="preserve">Email: </w:t>
      </w:r>
      <w:r w:rsidR="00F473F1" w:rsidRPr="002C4773">
        <w:rPr>
          <w:rStyle w:val="SFParasubclause1Char"/>
          <w:sz w:val="22"/>
          <w:szCs w:val="22"/>
        </w:rPr>
        <w:t>george@forwardedge-ai.com</w:t>
      </w:r>
      <w:hyperlink r:id="rId15" w:history="1"/>
    </w:p>
    <w:p w14:paraId="75861DBA" w14:textId="775B8F66" w:rsidR="00CA29A0" w:rsidRPr="002C4773" w:rsidRDefault="00CA29A0" w:rsidP="00DC367E">
      <w:pPr>
        <w:pStyle w:val="SFPara-Clause"/>
        <w:numPr>
          <w:ilvl w:val="0"/>
          <w:numId w:val="0"/>
        </w:numPr>
        <w:tabs>
          <w:tab w:val="num" w:pos="1440"/>
        </w:tabs>
        <w:spacing w:before="0" w:after="0"/>
        <w:ind w:firstLine="720"/>
        <w:rPr>
          <w:rStyle w:val="SFParasubclause1Char"/>
          <w:sz w:val="22"/>
          <w:szCs w:val="22"/>
        </w:rPr>
      </w:pPr>
      <w:r w:rsidRPr="002C4773">
        <w:rPr>
          <w:rStyle w:val="SFParasubclause1Char"/>
          <w:sz w:val="22"/>
          <w:szCs w:val="22"/>
        </w:rPr>
        <w:t>Phone: 301-455-6608</w:t>
      </w:r>
    </w:p>
    <w:p w14:paraId="0C84B088" w14:textId="77777777" w:rsidR="00D85780" w:rsidRPr="002C4773" w:rsidRDefault="00D85780" w:rsidP="00DC367E">
      <w:pPr>
        <w:pStyle w:val="BodyText"/>
        <w:tabs>
          <w:tab w:val="num" w:pos="1440"/>
        </w:tabs>
        <w:spacing w:before="0"/>
        <w:ind w:left="0" w:firstLine="720"/>
        <w:rPr>
          <w:sz w:val="22"/>
          <w:szCs w:val="22"/>
        </w:rPr>
      </w:pPr>
    </w:p>
    <w:p w14:paraId="5974FFB6" w14:textId="4103A9BC" w:rsidR="00D85780" w:rsidRPr="002C4773" w:rsidRDefault="00D85780" w:rsidP="00DC367E">
      <w:pPr>
        <w:pStyle w:val="Heading1"/>
        <w:tabs>
          <w:tab w:val="num" w:pos="1440"/>
        </w:tabs>
        <w:ind w:left="0" w:firstLine="720"/>
        <w:rPr>
          <w:b w:val="0"/>
          <w:bCs w:val="0"/>
          <w:spacing w:val="-5"/>
        </w:rPr>
      </w:pPr>
      <w:bookmarkStart w:id="43" w:name="To_Reseller_shall_be_sent_to:"/>
      <w:bookmarkEnd w:id="43"/>
      <w:r w:rsidRPr="002C4773">
        <w:rPr>
          <w:b w:val="0"/>
          <w:bCs w:val="0"/>
        </w:rPr>
        <w:t>To</w:t>
      </w:r>
      <w:r w:rsidRPr="002C4773">
        <w:rPr>
          <w:b w:val="0"/>
          <w:bCs w:val="0"/>
          <w:spacing w:val="-6"/>
        </w:rPr>
        <w:t xml:space="preserve"> </w:t>
      </w:r>
      <w:r w:rsidR="004217CA">
        <w:rPr>
          <w:b w:val="0"/>
          <w:bCs w:val="0"/>
        </w:rPr>
        <w:t>Sales Representative</w:t>
      </w:r>
      <w:r w:rsidR="004217CA">
        <w:rPr>
          <w:b w:val="0"/>
          <w:bCs w:val="0"/>
          <w:spacing w:val="-3"/>
        </w:rPr>
        <w:t xml:space="preserve"> </w:t>
      </w:r>
      <w:r w:rsidRPr="002C4773">
        <w:rPr>
          <w:b w:val="0"/>
          <w:bCs w:val="0"/>
        </w:rPr>
        <w:t>shall</w:t>
      </w:r>
      <w:r w:rsidRPr="002C4773">
        <w:rPr>
          <w:b w:val="0"/>
          <w:bCs w:val="0"/>
          <w:spacing w:val="-2"/>
        </w:rPr>
        <w:t xml:space="preserve"> </w:t>
      </w:r>
      <w:r w:rsidRPr="002C4773">
        <w:rPr>
          <w:b w:val="0"/>
          <w:bCs w:val="0"/>
        </w:rPr>
        <w:t>be</w:t>
      </w:r>
      <w:r w:rsidRPr="002C4773">
        <w:rPr>
          <w:b w:val="0"/>
          <w:bCs w:val="0"/>
          <w:spacing w:val="-3"/>
        </w:rPr>
        <w:t xml:space="preserve"> </w:t>
      </w:r>
      <w:r w:rsidRPr="002C4773">
        <w:rPr>
          <w:b w:val="0"/>
          <w:bCs w:val="0"/>
        </w:rPr>
        <w:t>sent</w:t>
      </w:r>
      <w:r w:rsidRPr="002C4773">
        <w:rPr>
          <w:b w:val="0"/>
          <w:bCs w:val="0"/>
          <w:spacing w:val="-3"/>
        </w:rPr>
        <w:t xml:space="preserve"> </w:t>
      </w:r>
      <w:r w:rsidRPr="002C4773">
        <w:rPr>
          <w:b w:val="0"/>
          <w:bCs w:val="0"/>
          <w:spacing w:val="-5"/>
        </w:rPr>
        <w:t>to:</w:t>
      </w:r>
    </w:p>
    <w:p w14:paraId="70E172BB" w14:textId="77777777" w:rsidR="00ED1BA5" w:rsidRPr="002C4773" w:rsidRDefault="00ED1BA5" w:rsidP="00DC367E">
      <w:pPr>
        <w:pStyle w:val="Heading1"/>
        <w:tabs>
          <w:tab w:val="num" w:pos="1440"/>
        </w:tabs>
        <w:ind w:left="0" w:firstLine="720"/>
        <w:rPr>
          <w:b w:val="0"/>
          <w:bCs w:val="0"/>
          <w:spacing w:val="-5"/>
        </w:rPr>
      </w:pPr>
    </w:p>
    <w:p w14:paraId="2D82FD7D" w14:textId="6CD6F6D7" w:rsidR="00ED1BA5" w:rsidRPr="005E1391" w:rsidRDefault="004217CA" w:rsidP="00DC367E">
      <w:pPr>
        <w:pStyle w:val="Heading1"/>
        <w:tabs>
          <w:tab w:val="num" w:pos="1440"/>
        </w:tabs>
        <w:ind w:left="0" w:firstLine="720"/>
        <w:rPr>
          <w:b w:val="0"/>
          <w:bCs w:val="0"/>
          <w:highlight w:val="yellow"/>
        </w:rPr>
      </w:pPr>
      <w:r w:rsidRPr="005E1391">
        <w:rPr>
          <w:b w:val="0"/>
          <w:bCs w:val="0"/>
          <w:highlight w:val="yellow"/>
        </w:rPr>
        <w:lastRenderedPageBreak/>
        <w:t>Company Name</w:t>
      </w:r>
    </w:p>
    <w:p w14:paraId="7EBEC9E1" w14:textId="1880C4EE" w:rsidR="00ED1BA5" w:rsidRPr="005E1391" w:rsidRDefault="00ED1BA5" w:rsidP="00DC367E">
      <w:pPr>
        <w:pStyle w:val="Heading1"/>
        <w:tabs>
          <w:tab w:val="num" w:pos="1440"/>
        </w:tabs>
        <w:ind w:left="0" w:firstLine="720"/>
        <w:rPr>
          <w:b w:val="0"/>
          <w:bCs w:val="0"/>
          <w:highlight w:val="yellow"/>
        </w:rPr>
      </w:pPr>
      <w:r w:rsidRPr="005E1391">
        <w:rPr>
          <w:b w:val="0"/>
          <w:bCs w:val="0"/>
          <w:highlight w:val="yellow"/>
        </w:rPr>
        <w:t>POC Name:</w:t>
      </w:r>
      <w:r w:rsidR="004C11B1" w:rsidRPr="005E1391">
        <w:rPr>
          <w:b w:val="0"/>
          <w:bCs w:val="0"/>
          <w:highlight w:val="yellow"/>
        </w:rPr>
        <w:t xml:space="preserve"> </w:t>
      </w:r>
      <w:r w:rsidR="004217CA" w:rsidRPr="005E1391">
        <w:rPr>
          <w:b w:val="0"/>
          <w:bCs w:val="0"/>
          <w:highlight w:val="yellow"/>
        </w:rPr>
        <w:t>Sales Representative Name</w:t>
      </w:r>
    </w:p>
    <w:p w14:paraId="6BE66207" w14:textId="1372857F" w:rsidR="00ED1BA5" w:rsidRPr="005E1391" w:rsidRDefault="00ED1BA5" w:rsidP="00DC367E">
      <w:pPr>
        <w:pStyle w:val="Heading1"/>
        <w:tabs>
          <w:tab w:val="num" w:pos="1440"/>
        </w:tabs>
        <w:ind w:left="0" w:firstLine="720"/>
        <w:rPr>
          <w:rStyle w:val="Hyperlink"/>
          <w:b w:val="0"/>
          <w:bCs w:val="0"/>
          <w:highlight w:val="yellow"/>
          <w:lang w:val="da-DK"/>
        </w:rPr>
      </w:pPr>
      <w:r w:rsidRPr="005E1391">
        <w:rPr>
          <w:b w:val="0"/>
          <w:bCs w:val="0"/>
          <w:highlight w:val="yellow"/>
          <w:lang w:val="da-DK"/>
        </w:rPr>
        <w:t>Email:</w:t>
      </w:r>
      <w:r w:rsidR="00E709ED" w:rsidRPr="005E1391">
        <w:rPr>
          <w:b w:val="0"/>
          <w:bCs w:val="0"/>
          <w:highlight w:val="yellow"/>
          <w:lang w:val="da-DK"/>
        </w:rPr>
        <w:t xml:space="preserve"> </w:t>
      </w:r>
      <w:r w:rsidR="004C11B1" w:rsidRPr="005E1391">
        <w:rPr>
          <w:b w:val="0"/>
          <w:bCs w:val="0"/>
          <w:highlight w:val="yellow"/>
        </w:rPr>
        <w:fldChar w:fldCharType="begin"/>
      </w:r>
      <w:r w:rsidR="004C11B1" w:rsidRPr="005E1391">
        <w:rPr>
          <w:b w:val="0"/>
          <w:bCs w:val="0"/>
          <w:highlight w:val="yellow"/>
          <w:lang w:val="da-DK"/>
        </w:rPr>
        <w:instrText>HYPERLINK "mailto:dward@techgonecoastal.com"</w:instrText>
      </w:r>
      <w:r w:rsidR="004C11B1" w:rsidRPr="005E1391">
        <w:rPr>
          <w:b w:val="0"/>
          <w:bCs w:val="0"/>
          <w:highlight w:val="yellow"/>
        </w:rPr>
      </w:r>
      <w:r w:rsidR="004C11B1" w:rsidRPr="005E1391">
        <w:rPr>
          <w:b w:val="0"/>
          <w:bCs w:val="0"/>
          <w:highlight w:val="yellow"/>
        </w:rPr>
        <w:fldChar w:fldCharType="separate"/>
      </w:r>
    </w:p>
    <w:p w14:paraId="335B356A" w14:textId="2B7804BF" w:rsidR="00ED1BA5" w:rsidRPr="005E1391" w:rsidRDefault="004C11B1" w:rsidP="00DC367E">
      <w:pPr>
        <w:pStyle w:val="Heading1"/>
        <w:tabs>
          <w:tab w:val="num" w:pos="1440"/>
        </w:tabs>
        <w:ind w:left="0" w:firstLine="720"/>
        <w:rPr>
          <w:b w:val="0"/>
          <w:bCs w:val="0"/>
          <w:highlight w:val="yellow"/>
          <w:lang w:val="da-DK"/>
        </w:rPr>
      </w:pPr>
      <w:r w:rsidRPr="005E1391">
        <w:rPr>
          <w:b w:val="0"/>
          <w:bCs w:val="0"/>
          <w:highlight w:val="yellow"/>
        </w:rPr>
        <w:fldChar w:fldCharType="end"/>
      </w:r>
      <w:r w:rsidR="00ED1BA5" w:rsidRPr="005E1391">
        <w:rPr>
          <w:b w:val="0"/>
          <w:bCs w:val="0"/>
          <w:highlight w:val="yellow"/>
          <w:lang w:val="da-DK"/>
        </w:rPr>
        <w:t>Address:</w:t>
      </w:r>
      <w:r w:rsidRPr="005E1391">
        <w:rPr>
          <w:b w:val="0"/>
          <w:bCs w:val="0"/>
          <w:highlight w:val="yellow"/>
          <w:lang w:val="da-DK"/>
        </w:rPr>
        <w:t xml:space="preserve"> </w:t>
      </w:r>
    </w:p>
    <w:p w14:paraId="4997881C" w14:textId="365AE24A" w:rsidR="00ED1BA5" w:rsidRPr="002C4773" w:rsidRDefault="00ED1BA5" w:rsidP="00DC367E">
      <w:pPr>
        <w:pStyle w:val="Heading1"/>
        <w:tabs>
          <w:tab w:val="num" w:pos="1440"/>
        </w:tabs>
        <w:ind w:left="0" w:firstLine="720"/>
        <w:rPr>
          <w:b w:val="0"/>
          <w:bCs w:val="0"/>
        </w:rPr>
      </w:pPr>
      <w:r w:rsidRPr="005E1391">
        <w:rPr>
          <w:b w:val="0"/>
          <w:bCs w:val="0"/>
          <w:highlight w:val="yellow"/>
        </w:rPr>
        <w:t>Phone:</w:t>
      </w:r>
      <w:r w:rsidR="00E60A54" w:rsidRPr="002C4773">
        <w:rPr>
          <w:b w:val="0"/>
          <w:bCs w:val="0"/>
        </w:rPr>
        <w:t xml:space="preserve"> </w:t>
      </w:r>
    </w:p>
    <w:p w14:paraId="53F5BC08" w14:textId="77777777" w:rsidR="00ED1BA5" w:rsidRPr="002C4773" w:rsidRDefault="00ED1BA5" w:rsidP="00DC367E">
      <w:pPr>
        <w:pStyle w:val="Heading1"/>
        <w:tabs>
          <w:tab w:val="num" w:pos="1440"/>
        </w:tabs>
        <w:spacing w:after="240"/>
        <w:ind w:left="0"/>
      </w:pPr>
    </w:p>
    <w:p w14:paraId="680D9F61" w14:textId="77777777" w:rsidR="007B5834" w:rsidRPr="002C4773" w:rsidRDefault="007B5834" w:rsidP="00DC367E">
      <w:pPr>
        <w:pStyle w:val="SFParasubclause1"/>
        <w:tabs>
          <w:tab w:val="num" w:pos="1440"/>
        </w:tabs>
        <w:ind w:left="0"/>
        <w:jc w:val="both"/>
        <w:rPr>
          <w:sz w:val="22"/>
          <w:szCs w:val="22"/>
        </w:rPr>
      </w:pPr>
      <w:r w:rsidRPr="002C4773">
        <w:rPr>
          <w:sz w:val="22"/>
          <w:szCs w:val="22"/>
          <w:u w:val="single"/>
        </w:rPr>
        <w:t>Severability</w:t>
      </w:r>
      <w:r w:rsidRPr="002C4773">
        <w:rPr>
          <w:sz w:val="22"/>
          <w:szCs w:val="22"/>
        </w:rPr>
        <w:t>.  In the event that any provisions of this Agreement shall be held by a court or other tribunal of competent jurisdiction to be unenforceable, that portion shall be as construed as broadly as can be lawfully enforced to give effect as fully as possible to the Parties’ intentions or omitted without invalidating the remaining portions of this Agreement.</w:t>
      </w:r>
    </w:p>
    <w:p w14:paraId="6DA83117" w14:textId="1045BF3E" w:rsidR="007B5834" w:rsidRPr="002C4773" w:rsidRDefault="007B5834" w:rsidP="00DC367E">
      <w:pPr>
        <w:pStyle w:val="SFParasubclause1"/>
        <w:tabs>
          <w:tab w:val="num" w:pos="1440"/>
        </w:tabs>
        <w:ind w:left="0"/>
        <w:jc w:val="both"/>
        <w:rPr>
          <w:sz w:val="22"/>
          <w:szCs w:val="22"/>
        </w:rPr>
      </w:pPr>
      <w:r w:rsidRPr="002C4773">
        <w:rPr>
          <w:sz w:val="22"/>
          <w:szCs w:val="22"/>
          <w:u w:val="single"/>
        </w:rPr>
        <w:t>Survival</w:t>
      </w:r>
      <w:r w:rsidRPr="002C4773">
        <w:rPr>
          <w:sz w:val="22"/>
          <w:szCs w:val="22"/>
        </w:rPr>
        <w:t xml:space="preserve">. </w:t>
      </w:r>
      <w:r w:rsidR="00DF229E" w:rsidRPr="003329FF">
        <w:t xml:space="preserve">The provisions of </w:t>
      </w:r>
      <w:r w:rsidR="00DF229E">
        <w:t xml:space="preserve">Articles 1, </w:t>
      </w:r>
      <w:r w:rsidR="00AD5355">
        <w:t xml:space="preserve">2(d), </w:t>
      </w:r>
      <w:r w:rsidR="00DF229E">
        <w:t>5, 6(</w:t>
      </w:r>
      <w:r w:rsidR="000C40D4">
        <w:t>d</w:t>
      </w:r>
      <w:r w:rsidR="00DF229E">
        <w:t xml:space="preserve">), </w:t>
      </w:r>
      <w:r w:rsidR="000C40D4">
        <w:t>7</w:t>
      </w:r>
      <w:r w:rsidR="00DF229E">
        <w:t>, 8, 9</w:t>
      </w:r>
      <w:r w:rsidR="000C40D4">
        <w:t>(a)</w:t>
      </w:r>
      <w:r w:rsidR="00DF229E">
        <w:t xml:space="preserve">, </w:t>
      </w:r>
      <w:r w:rsidR="004E5CDB">
        <w:t>9</w:t>
      </w:r>
      <w:r w:rsidR="00DF229E">
        <w:t>(</w:t>
      </w:r>
      <w:r w:rsidR="004E5CDB">
        <w:t>c</w:t>
      </w:r>
      <w:r w:rsidR="00DF229E">
        <w:t>), 1</w:t>
      </w:r>
      <w:r w:rsidR="004E5CDB">
        <w:t>0</w:t>
      </w:r>
      <w:r w:rsidR="00DF229E">
        <w:t xml:space="preserve"> and 1</w:t>
      </w:r>
      <w:r w:rsidR="004E5CDB">
        <w:t>1</w:t>
      </w:r>
      <w:r w:rsidR="00DF229E" w:rsidRPr="003329FF">
        <w:t xml:space="preserve"> of this Agreement, and all payment obligations incurred during the term of this Agreement, shall survive the expiration or termination of this Agreement for any reason</w:t>
      </w:r>
      <w:r w:rsidRPr="002C4773">
        <w:rPr>
          <w:sz w:val="22"/>
          <w:szCs w:val="22"/>
        </w:rPr>
        <w:t xml:space="preserve">. </w:t>
      </w:r>
    </w:p>
    <w:p w14:paraId="2041539C" w14:textId="6A8CE100" w:rsidR="00662DA9" w:rsidRPr="002C4773" w:rsidRDefault="00662DA9" w:rsidP="00DC367E">
      <w:pPr>
        <w:pStyle w:val="SFParasubclause1"/>
        <w:tabs>
          <w:tab w:val="num" w:pos="1440"/>
        </w:tabs>
        <w:ind w:left="0"/>
        <w:jc w:val="both"/>
        <w:rPr>
          <w:sz w:val="22"/>
          <w:szCs w:val="22"/>
        </w:rPr>
      </w:pPr>
      <w:r w:rsidRPr="002C4773">
        <w:rPr>
          <w:sz w:val="22"/>
          <w:szCs w:val="22"/>
          <w:u w:val="single"/>
        </w:rPr>
        <w:t>Force Majeure</w:t>
      </w:r>
      <w:r w:rsidRPr="002C4773">
        <w:rPr>
          <w:sz w:val="22"/>
          <w:szCs w:val="22"/>
        </w:rPr>
        <w:t>. I</w:t>
      </w:r>
      <w:r w:rsidR="00E709ED" w:rsidRPr="002C4773">
        <w:rPr>
          <w:sz w:val="22"/>
          <w:szCs w:val="22"/>
        </w:rPr>
        <w:t>n</w:t>
      </w:r>
      <w:r w:rsidRPr="002C4773">
        <w:rPr>
          <w:sz w:val="22"/>
          <w:szCs w:val="22"/>
        </w:rPr>
        <w:t xml:space="preserve"> no event shall either Party be liable to the other Party, or be deemed to have breached this Agreement, for any failure or delay in performing its obligations under this Agreement (except for any obligations to make payments), if and to the extent such failure or delay is caused by any circumstances beyond such Party’s reasonable control, including but not limited to acts of God, flood, fire, earthquake, explosion, pandemic, war, terrorism, invasion, riot or other civil unrest, strikes, labor stoppages or slowdowns or other industrial disturbances, or passage of law of any action taken by a governmental or public authority, including imposing an embargo. </w:t>
      </w:r>
    </w:p>
    <w:p w14:paraId="432D4499" w14:textId="77777777" w:rsidR="00F30C66" w:rsidRPr="002C4773" w:rsidRDefault="007B5834" w:rsidP="00DC367E">
      <w:pPr>
        <w:pStyle w:val="SFParasubclause1"/>
        <w:tabs>
          <w:tab w:val="num" w:pos="1440"/>
        </w:tabs>
        <w:ind w:left="0"/>
        <w:jc w:val="both"/>
        <w:rPr>
          <w:sz w:val="22"/>
          <w:szCs w:val="22"/>
        </w:rPr>
      </w:pPr>
      <w:r w:rsidRPr="002C4773">
        <w:rPr>
          <w:sz w:val="22"/>
          <w:szCs w:val="22"/>
          <w:u w:val="single"/>
        </w:rPr>
        <w:t>Waiver</w:t>
      </w:r>
      <w:r w:rsidRPr="002C4773">
        <w:rPr>
          <w:sz w:val="22"/>
          <w:szCs w:val="22"/>
        </w:rPr>
        <w:t>. No waiver by either Party of any of its rights or remedies under this Agreement shall be construed as a waiver by such Party of any other rights or remedies that such Party may have under this Agreement.</w:t>
      </w:r>
    </w:p>
    <w:p w14:paraId="6C1B912B" w14:textId="28B32E60" w:rsidR="00C755A0" w:rsidRPr="00514BB5" w:rsidRDefault="007B5834" w:rsidP="00514BB5">
      <w:pPr>
        <w:pStyle w:val="SFParasubclause1"/>
        <w:tabs>
          <w:tab w:val="clear" w:pos="2160"/>
          <w:tab w:val="num" w:pos="1440"/>
          <w:tab w:val="num" w:pos="2070"/>
        </w:tabs>
        <w:ind w:left="0"/>
        <w:jc w:val="both"/>
        <w:rPr>
          <w:rStyle w:val="SFParasubclause1Char"/>
          <w:sz w:val="22"/>
          <w:szCs w:val="22"/>
        </w:rPr>
      </w:pPr>
      <w:r w:rsidRPr="002C4773">
        <w:rPr>
          <w:sz w:val="22"/>
          <w:szCs w:val="22"/>
          <w:u w:val="single"/>
        </w:rPr>
        <w:t>Entire Agreement</w:t>
      </w:r>
      <w:r w:rsidRPr="002C4773">
        <w:rPr>
          <w:sz w:val="22"/>
          <w:szCs w:val="22"/>
        </w:rPr>
        <w:t>.  This Agreement constitutes the complete agreement between the Parties and supersedes all prior or contemporaneous agreements or representations, written or oral, concerning the subject matter of this Agreement.  This Agreement may not be modified or amended except in writing signed by a duly authorized representative of each Party.  No other act, document, usage or custom shall be deemed to amend or modify this Agreement</w:t>
      </w:r>
      <w:r w:rsidR="00FA74F8" w:rsidRPr="002C4773">
        <w:rPr>
          <w:sz w:val="22"/>
          <w:szCs w:val="22"/>
        </w:rPr>
        <w:t>.</w:t>
      </w:r>
    </w:p>
    <w:p w14:paraId="36B1A216" w14:textId="7C7C6A5C" w:rsidR="00E06647" w:rsidRPr="002C4773" w:rsidRDefault="00C755A0" w:rsidP="00514BB5">
      <w:pPr>
        <w:pStyle w:val="SFPara-Clause"/>
        <w:numPr>
          <w:ilvl w:val="0"/>
          <w:numId w:val="0"/>
        </w:numPr>
        <w:tabs>
          <w:tab w:val="num" w:pos="1440"/>
        </w:tabs>
        <w:spacing w:before="0"/>
        <w:ind w:firstLine="720"/>
        <w:jc w:val="both"/>
        <w:rPr>
          <w:sz w:val="22"/>
          <w:szCs w:val="22"/>
        </w:rPr>
      </w:pPr>
      <w:r w:rsidRPr="002C4773">
        <w:rPr>
          <w:sz w:val="22"/>
          <w:szCs w:val="22"/>
        </w:rPr>
        <w:t>IN WITNESS WHEREOF, the Parties hereto have executed this Agreement as of the last date of the signature evidenced below (“Effective Date”).</w:t>
      </w:r>
    </w:p>
    <w:p w14:paraId="5CD20660" w14:textId="6A184309" w:rsidR="00C755A0" w:rsidRPr="002C4773" w:rsidRDefault="00C755A0" w:rsidP="00D20DE7">
      <w:pPr>
        <w:pStyle w:val="SFPara-Clause"/>
        <w:numPr>
          <w:ilvl w:val="0"/>
          <w:numId w:val="0"/>
        </w:numPr>
        <w:tabs>
          <w:tab w:val="num" w:pos="1440"/>
        </w:tabs>
        <w:spacing w:before="0" w:after="0"/>
        <w:ind w:firstLine="720"/>
        <w:rPr>
          <w:sz w:val="22"/>
          <w:szCs w:val="22"/>
        </w:rPr>
      </w:pPr>
      <w:r w:rsidRPr="002C4773">
        <w:rPr>
          <w:sz w:val="22"/>
          <w:szCs w:val="22"/>
        </w:rPr>
        <w:t>Forward Edge-AI, Inc.</w:t>
      </w:r>
      <w:r w:rsidRPr="002C4773">
        <w:rPr>
          <w:sz w:val="22"/>
          <w:szCs w:val="22"/>
        </w:rPr>
        <w:tab/>
      </w:r>
      <w:r w:rsidRPr="002C4773">
        <w:rPr>
          <w:sz w:val="22"/>
          <w:szCs w:val="22"/>
        </w:rPr>
        <w:tab/>
      </w:r>
      <w:r w:rsidRPr="002C4773">
        <w:rPr>
          <w:sz w:val="22"/>
          <w:szCs w:val="22"/>
        </w:rPr>
        <w:tab/>
      </w:r>
      <w:r w:rsidRPr="002C4773">
        <w:rPr>
          <w:sz w:val="22"/>
          <w:szCs w:val="22"/>
        </w:rPr>
        <w:tab/>
      </w:r>
      <w:r w:rsidR="00245597">
        <w:rPr>
          <w:sz w:val="22"/>
          <w:szCs w:val="22"/>
        </w:rPr>
        <w:tab/>
        <w:t>Sales Rep Company Name</w:t>
      </w:r>
    </w:p>
    <w:p w14:paraId="28E97941" w14:textId="4318E979" w:rsidR="00C755A0" w:rsidRPr="002C4773" w:rsidRDefault="00C755A0" w:rsidP="00D20DE7">
      <w:pPr>
        <w:pStyle w:val="SFPara-Clause"/>
        <w:numPr>
          <w:ilvl w:val="0"/>
          <w:numId w:val="0"/>
        </w:numPr>
        <w:tabs>
          <w:tab w:val="num" w:pos="1440"/>
        </w:tabs>
        <w:spacing w:before="0" w:after="0"/>
        <w:ind w:firstLine="720"/>
        <w:rPr>
          <w:sz w:val="22"/>
          <w:szCs w:val="22"/>
        </w:rPr>
      </w:pPr>
      <w:r w:rsidRPr="002C4773">
        <w:rPr>
          <w:sz w:val="22"/>
          <w:szCs w:val="22"/>
        </w:rPr>
        <w:t>10108 Carter Canyon</w:t>
      </w:r>
      <w:r w:rsidRPr="002C4773">
        <w:rPr>
          <w:sz w:val="22"/>
          <w:szCs w:val="22"/>
        </w:rPr>
        <w:tab/>
      </w:r>
      <w:r w:rsidRPr="002C4773">
        <w:rPr>
          <w:sz w:val="22"/>
          <w:szCs w:val="22"/>
        </w:rPr>
        <w:tab/>
      </w:r>
      <w:r w:rsidRPr="002C4773">
        <w:rPr>
          <w:sz w:val="22"/>
          <w:szCs w:val="22"/>
        </w:rPr>
        <w:tab/>
      </w:r>
      <w:r w:rsidRPr="002C4773">
        <w:rPr>
          <w:sz w:val="22"/>
          <w:szCs w:val="22"/>
        </w:rPr>
        <w:tab/>
      </w:r>
      <w:r w:rsidRPr="002C4773">
        <w:rPr>
          <w:sz w:val="22"/>
          <w:szCs w:val="22"/>
        </w:rPr>
        <w:tab/>
      </w:r>
      <w:r w:rsidR="00245597">
        <w:rPr>
          <w:sz w:val="22"/>
          <w:szCs w:val="22"/>
        </w:rPr>
        <w:t>Address</w:t>
      </w:r>
    </w:p>
    <w:p w14:paraId="6F7416BD" w14:textId="1BC56893" w:rsidR="00C755A0" w:rsidRPr="002C4773" w:rsidRDefault="00C755A0" w:rsidP="00D20DE7">
      <w:pPr>
        <w:pStyle w:val="SFPara-Clause"/>
        <w:numPr>
          <w:ilvl w:val="0"/>
          <w:numId w:val="0"/>
        </w:numPr>
        <w:tabs>
          <w:tab w:val="num" w:pos="1440"/>
        </w:tabs>
        <w:spacing w:before="0" w:after="0"/>
        <w:ind w:firstLine="720"/>
        <w:rPr>
          <w:sz w:val="22"/>
          <w:szCs w:val="22"/>
        </w:rPr>
      </w:pPr>
      <w:r w:rsidRPr="002C4773">
        <w:rPr>
          <w:sz w:val="22"/>
          <w:szCs w:val="22"/>
        </w:rPr>
        <w:t>San Antonio, Texas 78255</w:t>
      </w:r>
      <w:r w:rsidRPr="002C4773">
        <w:rPr>
          <w:sz w:val="22"/>
          <w:szCs w:val="22"/>
        </w:rPr>
        <w:tab/>
      </w:r>
      <w:r w:rsidRPr="002C4773">
        <w:rPr>
          <w:sz w:val="22"/>
          <w:szCs w:val="22"/>
        </w:rPr>
        <w:tab/>
      </w:r>
      <w:r w:rsidRPr="002C4773">
        <w:rPr>
          <w:sz w:val="22"/>
          <w:szCs w:val="22"/>
        </w:rPr>
        <w:tab/>
      </w:r>
      <w:r w:rsidRPr="002C4773">
        <w:rPr>
          <w:sz w:val="22"/>
          <w:szCs w:val="22"/>
        </w:rPr>
        <w:tab/>
      </w:r>
      <w:r w:rsidR="00245597">
        <w:rPr>
          <w:sz w:val="22"/>
          <w:szCs w:val="22"/>
        </w:rPr>
        <w:t>Address</w:t>
      </w:r>
    </w:p>
    <w:p w14:paraId="6D2F07C4" w14:textId="0D6AEC87" w:rsidR="00C755A0" w:rsidRPr="002C4773" w:rsidRDefault="000B5A49" w:rsidP="00D20DE7">
      <w:pPr>
        <w:pStyle w:val="SFPara-Clause"/>
        <w:numPr>
          <w:ilvl w:val="0"/>
          <w:numId w:val="0"/>
        </w:numPr>
        <w:tabs>
          <w:tab w:val="num" w:pos="1440"/>
        </w:tabs>
        <w:ind w:firstLine="720"/>
        <w:rPr>
          <w:sz w:val="22"/>
          <w:szCs w:val="22"/>
        </w:rPr>
      </w:pPr>
      <w:r w:rsidRPr="002C4773">
        <w:rPr>
          <w:sz w:val="22"/>
          <w:szCs w:val="22"/>
        </w:rPr>
        <w:t>Signature</w:t>
      </w:r>
      <w:r w:rsidR="00C755A0" w:rsidRPr="002C4773">
        <w:rPr>
          <w:sz w:val="22"/>
          <w:szCs w:val="22"/>
        </w:rPr>
        <w:t>: __________________</w:t>
      </w:r>
      <w:r w:rsidR="00C755A0" w:rsidRPr="002C4773">
        <w:rPr>
          <w:sz w:val="22"/>
          <w:szCs w:val="22"/>
        </w:rPr>
        <w:tab/>
      </w:r>
      <w:r w:rsidR="00C755A0" w:rsidRPr="002C4773">
        <w:rPr>
          <w:sz w:val="22"/>
          <w:szCs w:val="22"/>
        </w:rPr>
        <w:tab/>
      </w:r>
      <w:r w:rsidR="00C755A0" w:rsidRPr="002C4773">
        <w:rPr>
          <w:sz w:val="22"/>
          <w:szCs w:val="22"/>
        </w:rPr>
        <w:tab/>
      </w:r>
      <w:r w:rsidRPr="002C4773">
        <w:rPr>
          <w:sz w:val="22"/>
          <w:szCs w:val="22"/>
        </w:rPr>
        <w:t>Signature</w:t>
      </w:r>
      <w:r w:rsidR="00C755A0" w:rsidRPr="002C4773">
        <w:rPr>
          <w:sz w:val="22"/>
          <w:szCs w:val="22"/>
        </w:rPr>
        <w:t>:_____________________</w:t>
      </w:r>
    </w:p>
    <w:p w14:paraId="67F65E3C" w14:textId="778B12AB" w:rsidR="00C755A0" w:rsidRPr="002C4773" w:rsidRDefault="00C755A0" w:rsidP="00D20DE7">
      <w:pPr>
        <w:pStyle w:val="SFPara-Clause"/>
        <w:numPr>
          <w:ilvl w:val="0"/>
          <w:numId w:val="0"/>
        </w:numPr>
        <w:tabs>
          <w:tab w:val="num" w:pos="1440"/>
        </w:tabs>
        <w:ind w:firstLine="720"/>
        <w:rPr>
          <w:sz w:val="22"/>
          <w:szCs w:val="22"/>
        </w:rPr>
      </w:pPr>
      <w:r w:rsidRPr="002C4773">
        <w:rPr>
          <w:sz w:val="22"/>
          <w:szCs w:val="22"/>
        </w:rPr>
        <w:t>Name: __</w:t>
      </w:r>
      <w:r w:rsidR="000B5A49" w:rsidRPr="002C4773">
        <w:rPr>
          <w:sz w:val="22"/>
          <w:szCs w:val="22"/>
        </w:rPr>
        <w:t>George Stephenson</w:t>
      </w:r>
      <w:r w:rsidRPr="002C4773">
        <w:rPr>
          <w:sz w:val="22"/>
          <w:szCs w:val="22"/>
        </w:rPr>
        <w:t>___</w:t>
      </w:r>
      <w:r w:rsidRPr="002C4773">
        <w:rPr>
          <w:sz w:val="22"/>
          <w:szCs w:val="22"/>
        </w:rPr>
        <w:tab/>
      </w:r>
      <w:r w:rsidRPr="002C4773">
        <w:rPr>
          <w:sz w:val="22"/>
          <w:szCs w:val="22"/>
        </w:rPr>
        <w:tab/>
      </w:r>
      <w:r w:rsidRPr="002C4773">
        <w:rPr>
          <w:sz w:val="22"/>
          <w:szCs w:val="22"/>
        </w:rPr>
        <w:tab/>
        <w:t>Name: __</w:t>
      </w:r>
      <w:r w:rsidR="00245597">
        <w:rPr>
          <w:sz w:val="22"/>
          <w:szCs w:val="22"/>
        </w:rPr>
        <w:t>______________________</w:t>
      </w:r>
      <w:r w:rsidR="000B5A49" w:rsidRPr="002C4773">
        <w:rPr>
          <w:sz w:val="22"/>
          <w:szCs w:val="22"/>
        </w:rPr>
        <w:t xml:space="preserve"> </w:t>
      </w:r>
    </w:p>
    <w:p w14:paraId="74986BB4" w14:textId="6662CE23" w:rsidR="00C755A0" w:rsidRPr="002C4773" w:rsidRDefault="00C755A0" w:rsidP="00D20DE7">
      <w:pPr>
        <w:pStyle w:val="SFPara-Clause"/>
        <w:numPr>
          <w:ilvl w:val="0"/>
          <w:numId w:val="0"/>
        </w:numPr>
        <w:tabs>
          <w:tab w:val="num" w:pos="1440"/>
        </w:tabs>
        <w:ind w:firstLine="720"/>
        <w:rPr>
          <w:sz w:val="22"/>
          <w:szCs w:val="22"/>
        </w:rPr>
      </w:pPr>
      <w:r w:rsidRPr="002C4773">
        <w:rPr>
          <w:sz w:val="22"/>
          <w:szCs w:val="22"/>
        </w:rPr>
        <w:t>Title: ___</w:t>
      </w:r>
      <w:r w:rsidR="000B5A49" w:rsidRPr="002C4773">
        <w:rPr>
          <w:sz w:val="22"/>
          <w:szCs w:val="22"/>
        </w:rPr>
        <w:t>Chief Operating Officer</w:t>
      </w:r>
      <w:r w:rsidRPr="002C4773">
        <w:rPr>
          <w:sz w:val="22"/>
          <w:szCs w:val="22"/>
        </w:rPr>
        <w:t>_</w:t>
      </w:r>
      <w:r w:rsidR="000B5A49" w:rsidRPr="002C4773">
        <w:rPr>
          <w:sz w:val="22"/>
          <w:szCs w:val="22"/>
        </w:rPr>
        <w:t xml:space="preserve">   </w:t>
      </w:r>
      <w:r w:rsidR="000B5A49" w:rsidRPr="002C4773">
        <w:rPr>
          <w:sz w:val="22"/>
          <w:szCs w:val="22"/>
        </w:rPr>
        <w:tab/>
      </w:r>
      <w:r w:rsidRPr="002C4773">
        <w:rPr>
          <w:sz w:val="22"/>
          <w:szCs w:val="22"/>
        </w:rPr>
        <w:tab/>
      </w:r>
      <w:r w:rsidRPr="002C4773">
        <w:rPr>
          <w:sz w:val="22"/>
          <w:szCs w:val="22"/>
        </w:rPr>
        <w:tab/>
        <w:t>Title: _</w:t>
      </w:r>
      <w:r w:rsidR="00245597">
        <w:rPr>
          <w:sz w:val="22"/>
          <w:szCs w:val="22"/>
        </w:rPr>
        <w:t>______________________</w:t>
      </w:r>
      <w:r w:rsidRPr="002C4773">
        <w:rPr>
          <w:sz w:val="22"/>
          <w:szCs w:val="22"/>
        </w:rPr>
        <w:t>__</w:t>
      </w:r>
    </w:p>
    <w:p w14:paraId="6821BC3F" w14:textId="5A6508B1" w:rsidR="00C755A0" w:rsidRPr="002C4773" w:rsidRDefault="00C755A0" w:rsidP="00D20DE7">
      <w:pPr>
        <w:pStyle w:val="SFPara-Clause"/>
        <w:numPr>
          <w:ilvl w:val="0"/>
          <w:numId w:val="0"/>
        </w:numPr>
        <w:tabs>
          <w:tab w:val="num" w:pos="1440"/>
        </w:tabs>
        <w:ind w:firstLine="720"/>
        <w:rPr>
          <w:sz w:val="22"/>
          <w:szCs w:val="22"/>
        </w:rPr>
      </w:pPr>
      <w:r w:rsidRPr="002C4773">
        <w:rPr>
          <w:sz w:val="22"/>
          <w:szCs w:val="22"/>
        </w:rPr>
        <w:t>Date: ______________________</w:t>
      </w:r>
      <w:r w:rsidRPr="002C4773">
        <w:rPr>
          <w:sz w:val="22"/>
          <w:szCs w:val="22"/>
        </w:rPr>
        <w:tab/>
      </w:r>
      <w:r w:rsidRPr="002C4773">
        <w:rPr>
          <w:sz w:val="22"/>
          <w:szCs w:val="22"/>
        </w:rPr>
        <w:tab/>
      </w:r>
      <w:r w:rsidRPr="002C4773">
        <w:rPr>
          <w:sz w:val="22"/>
          <w:szCs w:val="22"/>
        </w:rPr>
        <w:tab/>
        <w:t>Date: _________________________</w:t>
      </w:r>
    </w:p>
    <w:p w14:paraId="7FBEB542" w14:textId="77777777" w:rsidR="004E03FB" w:rsidRPr="002C4773" w:rsidRDefault="004E03FB" w:rsidP="00D20DE7">
      <w:pPr>
        <w:tabs>
          <w:tab w:val="num" w:pos="1440"/>
        </w:tabs>
        <w:ind w:firstLine="720"/>
      </w:pPr>
    </w:p>
    <w:p w14:paraId="4E452578" w14:textId="77777777" w:rsidR="005D5252" w:rsidRPr="002C4773" w:rsidRDefault="005D5252" w:rsidP="00D20DE7">
      <w:pPr>
        <w:tabs>
          <w:tab w:val="num" w:pos="1440"/>
        </w:tabs>
        <w:ind w:firstLine="720"/>
      </w:pPr>
    </w:p>
    <w:p w14:paraId="27726081" w14:textId="77777777" w:rsidR="005D5252" w:rsidRPr="002C4773" w:rsidRDefault="005D5252" w:rsidP="00D20DE7">
      <w:pPr>
        <w:tabs>
          <w:tab w:val="num" w:pos="1440"/>
        </w:tabs>
        <w:ind w:firstLine="720"/>
      </w:pPr>
    </w:p>
    <w:p w14:paraId="418E7849" w14:textId="2E7CF022" w:rsidR="005D5252" w:rsidRPr="002C4773" w:rsidRDefault="005D5252" w:rsidP="00D20DE7">
      <w:pPr>
        <w:widowControl/>
        <w:tabs>
          <w:tab w:val="num" w:pos="1440"/>
        </w:tabs>
        <w:autoSpaceDE/>
        <w:autoSpaceDN/>
        <w:spacing w:after="160" w:line="259" w:lineRule="auto"/>
        <w:ind w:firstLine="720"/>
      </w:pPr>
      <w:r w:rsidRPr="002C4773">
        <w:br w:type="page"/>
      </w:r>
    </w:p>
    <w:p w14:paraId="295D5E89" w14:textId="53C5D002" w:rsidR="005D5252" w:rsidRPr="005D5252" w:rsidRDefault="005D5252" w:rsidP="005D5252">
      <w:pPr>
        <w:jc w:val="center"/>
        <w:rPr>
          <w:b/>
          <w:bCs/>
          <w:sz w:val="24"/>
          <w:szCs w:val="24"/>
        </w:rPr>
      </w:pPr>
      <w:r w:rsidRPr="005D5252">
        <w:rPr>
          <w:b/>
          <w:bCs/>
          <w:sz w:val="24"/>
          <w:szCs w:val="24"/>
        </w:rPr>
        <w:lastRenderedPageBreak/>
        <w:t>EXHIBIT A</w:t>
      </w:r>
    </w:p>
    <w:p w14:paraId="61DE1C52" w14:textId="77777777" w:rsidR="005D5252" w:rsidRDefault="005D5252" w:rsidP="005D5252">
      <w:pPr>
        <w:jc w:val="center"/>
        <w:rPr>
          <w:sz w:val="24"/>
          <w:szCs w:val="24"/>
        </w:rPr>
      </w:pPr>
    </w:p>
    <w:p w14:paraId="4C1F7DEC" w14:textId="77777777" w:rsidR="001837A1" w:rsidRDefault="001837A1" w:rsidP="005D5252">
      <w:pPr>
        <w:rPr>
          <w:sz w:val="24"/>
          <w:szCs w:val="24"/>
        </w:rPr>
      </w:pPr>
    </w:p>
    <w:p w14:paraId="69D2883F" w14:textId="73A33401" w:rsidR="005D5252" w:rsidRPr="00212014" w:rsidRDefault="005D5252" w:rsidP="005D5252">
      <w:pPr>
        <w:rPr>
          <w:b/>
          <w:bCs/>
        </w:rPr>
      </w:pPr>
      <w:r w:rsidRPr="00212014">
        <w:rPr>
          <w:b/>
          <w:bCs/>
        </w:rPr>
        <w:t>Description of Products</w:t>
      </w:r>
      <w:r w:rsidR="00C950B9" w:rsidRPr="00212014">
        <w:rPr>
          <w:b/>
          <w:bCs/>
        </w:rPr>
        <w:t>:</w:t>
      </w:r>
    </w:p>
    <w:p w14:paraId="45974298" w14:textId="77777777" w:rsidR="005D5252" w:rsidRPr="00212014" w:rsidRDefault="005D5252" w:rsidP="005D5252"/>
    <w:p w14:paraId="04D2A0EE" w14:textId="3BC600BE" w:rsidR="00C950B9" w:rsidRPr="00212014" w:rsidRDefault="00212014" w:rsidP="005D5252">
      <w:r w:rsidRPr="00212014">
        <w:t>Isidore Quantum</w:t>
      </w:r>
      <w:r w:rsidR="008812FC">
        <w:t>®</w:t>
      </w:r>
      <w:r w:rsidR="00461C18">
        <w:t xml:space="preserve"> bundle</w:t>
      </w:r>
    </w:p>
    <w:p w14:paraId="13F032E0" w14:textId="77777777" w:rsidR="00C950B9" w:rsidRDefault="00C950B9" w:rsidP="005D5252">
      <w:pPr>
        <w:rPr>
          <w:sz w:val="24"/>
          <w:szCs w:val="24"/>
        </w:rPr>
      </w:pPr>
    </w:p>
    <w:p w14:paraId="7F073482" w14:textId="52765863" w:rsidR="005D5252" w:rsidRDefault="005D5252">
      <w:pPr>
        <w:widowControl/>
        <w:autoSpaceDE/>
        <w:autoSpaceDN/>
        <w:spacing w:after="160" w:line="259" w:lineRule="auto"/>
        <w:rPr>
          <w:sz w:val="24"/>
          <w:szCs w:val="24"/>
        </w:rPr>
      </w:pPr>
      <w:r>
        <w:rPr>
          <w:sz w:val="24"/>
          <w:szCs w:val="24"/>
        </w:rPr>
        <w:br w:type="page"/>
      </w:r>
    </w:p>
    <w:p w14:paraId="21299CDE" w14:textId="1616F6DB" w:rsidR="005D5252" w:rsidRDefault="005D5252" w:rsidP="005D5252">
      <w:pPr>
        <w:jc w:val="center"/>
        <w:rPr>
          <w:b/>
          <w:bCs/>
          <w:sz w:val="24"/>
          <w:szCs w:val="24"/>
        </w:rPr>
      </w:pPr>
      <w:r>
        <w:rPr>
          <w:b/>
          <w:bCs/>
          <w:sz w:val="24"/>
          <w:szCs w:val="24"/>
        </w:rPr>
        <w:lastRenderedPageBreak/>
        <w:t>EXHIBIT B</w:t>
      </w:r>
    </w:p>
    <w:p w14:paraId="1ECC03A0" w14:textId="77777777" w:rsidR="005D5252" w:rsidRDefault="005D5252" w:rsidP="005D5252">
      <w:pPr>
        <w:jc w:val="center"/>
        <w:rPr>
          <w:b/>
          <w:bCs/>
          <w:sz w:val="24"/>
          <w:szCs w:val="24"/>
        </w:rPr>
      </w:pPr>
    </w:p>
    <w:p w14:paraId="4EE6C0A1" w14:textId="77777777" w:rsidR="00432537" w:rsidRDefault="00432537" w:rsidP="005D5252">
      <w:pPr>
        <w:rPr>
          <w:sz w:val="24"/>
          <w:szCs w:val="24"/>
        </w:rPr>
      </w:pPr>
    </w:p>
    <w:p w14:paraId="06319BEE" w14:textId="1D0B91BC" w:rsidR="00432537" w:rsidRPr="00212014" w:rsidRDefault="00432537" w:rsidP="005D5252">
      <w:pPr>
        <w:rPr>
          <w:b/>
          <w:bCs/>
        </w:rPr>
      </w:pPr>
      <w:r w:rsidRPr="00212014">
        <w:rPr>
          <w:b/>
          <w:bCs/>
        </w:rPr>
        <w:t>Customers:</w:t>
      </w:r>
    </w:p>
    <w:p w14:paraId="593056E2" w14:textId="77777777" w:rsidR="00432537" w:rsidRPr="00212014" w:rsidRDefault="00432537" w:rsidP="005D5252">
      <w:pPr>
        <w:rPr>
          <w:b/>
          <w:bCs/>
        </w:rPr>
      </w:pPr>
    </w:p>
    <w:p w14:paraId="6AC88273" w14:textId="2365E5AF" w:rsidR="00212014" w:rsidRPr="00212014" w:rsidRDefault="00212014" w:rsidP="005D5252">
      <w:r w:rsidRPr="00212014">
        <w:t>List Customers that Sales Representative has engaged already and been cleared by CRM</w:t>
      </w:r>
      <w:r w:rsidR="00513868">
        <w:t>:</w:t>
      </w:r>
    </w:p>
    <w:p w14:paraId="3B08344E" w14:textId="77777777" w:rsidR="00DE2EF6" w:rsidRPr="00212014" w:rsidRDefault="00DE2EF6" w:rsidP="005D5252"/>
    <w:p w14:paraId="4A268A58" w14:textId="77777777" w:rsidR="00DE2EF6" w:rsidRPr="00212014" w:rsidRDefault="00DE2EF6" w:rsidP="005D5252"/>
    <w:p w14:paraId="1B3E3D71" w14:textId="2192919C" w:rsidR="00DE2EF6" w:rsidRPr="00212014" w:rsidRDefault="00DE2EF6">
      <w:pPr>
        <w:widowControl/>
        <w:autoSpaceDE/>
        <w:autoSpaceDN/>
        <w:spacing w:after="160" w:line="259" w:lineRule="auto"/>
      </w:pPr>
      <w:r w:rsidRPr="00212014">
        <w:br w:type="page"/>
      </w:r>
    </w:p>
    <w:p w14:paraId="0EE8C45F" w14:textId="1FABBD3C" w:rsidR="00DE2EF6" w:rsidRPr="006E685F" w:rsidRDefault="00DE2EF6" w:rsidP="00DE2EF6">
      <w:pPr>
        <w:jc w:val="center"/>
        <w:rPr>
          <w:b/>
          <w:bCs/>
          <w:sz w:val="24"/>
          <w:szCs w:val="24"/>
        </w:rPr>
      </w:pPr>
      <w:r w:rsidRPr="006E685F">
        <w:rPr>
          <w:b/>
          <w:bCs/>
          <w:sz w:val="24"/>
          <w:szCs w:val="24"/>
        </w:rPr>
        <w:lastRenderedPageBreak/>
        <w:t>EXHIBIT C</w:t>
      </w:r>
    </w:p>
    <w:p w14:paraId="76F60DD7" w14:textId="77777777" w:rsidR="00DE2EF6" w:rsidRDefault="00DE2EF6" w:rsidP="00DE2EF6">
      <w:pPr>
        <w:jc w:val="center"/>
        <w:rPr>
          <w:sz w:val="24"/>
          <w:szCs w:val="24"/>
        </w:rPr>
      </w:pPr>
    </w:p>
    <w:p w14:paraId="0AAC738B" w14:textId="24AD2280" w:rsidR="00DE2EF6" w:rsidRPr="00212014" w:rsidRDefault="00DE2EF6" w:rsidP="00DE2EF6">
      <w:pPr>
        <w:jc w:val="center"/>
      </w:pPr>
      <w:r w:rsidRPr="00212014">
        <w:t>New/Potential Customer Registration Form</w:t>
      </w:r>
    </w:p>
    <w:p w14:paraId="48EFF9A0" w14:textId="77777777" w:rsidR="00DE2EF6" w:rsidRPr="00212014" w:rsidRDefault="00DE2EF6" w:rsidP="00DE2EF6">
      <w:pPr>
        <w:jc w:val="center"/>
      </w:pPr>
    </w:p>
    <w:p w14:paraId="2526DD46" w14:textId="77777777" w:rsidR="00DE2EF6" w:rsidRPr="00212014" w:rsidRDefault="00DE2EF6" w:rsidP="00DE2EF6">
      <w:pPr>
        <w:jc w:val="center"/>
      </w:pPr>
    </w:p>
    <w:p w14:paraId="68D0CC89" w14:textId="77777777" w:rsidR="00155B0D" w:rsidRPr="00155B0D" w:rsidRDefault="00155B0D" w:rsidP="00155B0D">
      <w:pPr>
        <w:rPr>
          <w:b/>
          <w:bCs/>
        </w:rPr>
      </w:pPr>
      <w:r w:rsidRPr="00155B0D">
        <w:rPr>
          <w:b/>
          <w:bCs/>
        </w:rPr>
        <w:t>Representative Information</w:t>
      </w:r>
    </w:p>
    <w:p w14:paraId="2D439164" w14:textId="77777777" w:rsidR="00155B0D" w:rsidRPr="00155B0D" w:rsidRDefault="00155B0D" w:rsidP="00F832B8">
      <w:pPr>
        <w:spacing w:line="360" w:lineRule="auto"/>
      </w:pPr>
      <w:r w:rsidRPr="00155B0D">
        <w:t>Name: _______________________________________________</w:t>
      </w:r>
    </w:p>
    <w:p w14:paraId="142D7934" w14:textId="77777777" w:rsidR="00155B0D" w:rsidRPr="00155B0D" w:rsidRDefault="00155B0D" w:rsidP="00F832B8">
      <w:pPr>
        <w:spacing w:line="360" w:lineRule="auto"/>
      </w:pPr>
      <w:r w:rsidRPr="00155B0D">
        <w:t>Email: _______________________________________________</w:t>
      </w:r>
    </w:p>
    <w:p w14:paraId="2F8F8B7F" w14:textId="77777777" w:rsidR="00155B0D" w:rsidRPr="00155B0D" w:rsidRDefault="00155B0D" w:rsidP="00F832B8">
      <w:pPr>
        <w:spacing w:line="360" w:lineRule="auto"/>
      </w:pPr>
      <w:r w:rsidRPr="00155B0D">
        <w:t>Phone: _______________________________________________</w:t>
      </w:r>
    </w:p>
    <w:p w14:paraId="30E7452E" w14:textId="77777777" w:rsidR="00155B0D" w:rsidRDefault="00155B0D" w:rsidP="00F832B8">
      <w:pPr>
        <w:spacing w:line="360" w:lineRule="auto"/>
      </w:pPr>
      <w:r w:rsidRPr="00155B0D">
        <w:t>Date: ___________________</w:t>
      </w:r>
    </w:p>
    <w:p w14:paraId="04AB5759" w14:textId="77777777" w:rsidR="00155B0D" w:rsidRDefault="00155B0D" w:rsidP="00155B0D"/>
    <w:p w14:paraId="158018DA" w14:textId="77777777" w:rsidR="00155B0D" w:rsidRPr="00155B0D" w:rsidRDefault="00155B0D" w:rsidP="00155B0D"/>
    <w:p w14:paraId="3355B879" w14:textId="77777777" w:rsidR="00155B0D" w:rsidRPr="00155B0D" w:rsidRDefault="00155B0D" w:rsidP="00155B0D">
      <w:pPr>
        <w:rPr>
          <w:b/>
          <w:bCs/>
        </w:rPr>
      </w:pPr>
      <w:r w:rsidRPr="00155B0D">
        <w:rPr>
          <w:b/>
          <w:bCs/>
        </w:rPr>
        <w:t>Customer Information</w:t>
      </w:r>
    </w:p>
    <w:p w14:paraId="7A92CDB9" w14:textId="77777777" w:rsidR="00155B0D" w:rsidRPr="00155B0D" w:rsidRDefault="00155B0D" w:rsidP="00F832B8">
      <w:pPr>
        <w:spacing w:line="360" w:lineRule="auto"/>
      </w:pPr>
      <w:r w:rsidRPr="00155B0D">
        <w:t>Business Name: _______________________________________________</w:t>
      </w:r>
    </w:p>
    <w:p w14:paraId="6CEB3541" w14:textId="77777777" w:rsidR="00155B0D" w:rsidRPr="00155B0D" w:rsidRDefault="00155B0D" w:rsidP="00F832B8">
      <w:pPr>
        <w:spacing w:line="360" w:lineRule="auto"/>
      </w:pPr>
      <w:r w:rsidRPr="00155B0D">
        <w:t>Contact Person: _______________________________________________</w:t>
      </w:r>
    </w:p>
    <w:p w14:paraId="1666F2FB" w14:textId="77777777" w:rsidR="00155B0D" w:rsidRPr="00155B0D" w:rsidRDefault="00155B0D" w:rsidP="00F832B8">
      <w:pPr>
        <w:spacing w:line="360" w:lineRule="auto"/>
      </w:pPr>
      <w:r w:rsidRPr="00155B0D">
        <w:t>Position/Title: _______________________________________________</w:t>
      </w:r>
    </w:p>
    <w:p w14:paraId="06843E1C" w14:textId="77777777" w:rsidR="00155B0D" w:rsidRPr="00155B0D" w:rsidRDefault="00155B0D" w:rsidP="00F832B8">
      <w:pPr>
        <w:spacing w:line="360" w:lineRule="auto"/>
      </w:pPr>
      <w:r w:rsidRPr="00155B0D">
        <w:t>Email: _______________________________________________</w:t>
      </w:r>
    </w:p>
    <w:p w14:paraId="1A4F711F" w14:textId="77777777" w:rsidR="00155B0D" w:rsidRPr="00155B0D" w:rsidRDefault="00155B0D" w:rsidP="00F832B8">
      <w:pPr>
        <w:spacing w:line="360" w:lineRule="auto"/>
      </w:pPr>
      <w:r w:rsidRPr="00155B0D">
        <w:t>Phone: _______________________________________________</w:t>
      </w:r>
    </w:p>
    <w:p w14:paraId="74B36788" w14:textId="77777777" w:rsidR="00155B0D" w:rsidRPr="00155B0D" w:rsidRDefault="00155B0D" w:rsidP="00F832B8">
      <w:pPr>
        <w:spacing w:line="360" w:lineRule="auto"/>
      </w:pPr>
      <w:r w:rsidRPr="00155B0D">
        <w:t>Website: _______________________________________________</w:t>
      </w:r>
    </w:p>
    <w:p w14:paraId="2197D23B" w14:textId="77777777" w:rsidR="00155B0D" w:rsidRPr="00155B0D" w:rsidRDefault="00155B0D" w:rsidP="00F832B8">
      <w:pPr>
        <w:spacing w:line="360" w:lineRule="auto"/>
      </w:pPr>
      <w:r w:rsidRPr="00155B0D">
        <w:t>Address: _______________________________________________</w:t>
      </w:r>
    </w:p>
    <w:p w14:paraId="5868E4CB" w14:textId="77777777" w:rsidR="00155B0D" w:rsidRPr="00155B0D" w:rsidRDefault="00155B0D" w:rsidP="00F832B8">
      <w:pPr>
        <w:spacing w:line="360" w:lineRule="auto"/>
      </w:pPr>
      <w:r w:rsidRPr="00155B0D">
        <w:t>City: __________________ State: __________ Zip: __________</w:t>
      </w:r>
    </w:p>
    <w:p w14:paraId="614C86CE" w14:textId="77777777" w:rsidR="00155B0D" w:rsidRDefault="00155B0D" w:rsidP="00155B0D">
      <w:pPr>
        <w:rPr>
          <w:b/>
          <w:bCs/>
        </w:rPr>
      </w:pPr>
    </w:p>
    <w:p w14:paraId="56757FD8" w14:textId="77777777" w:rsidR="00155B0D" w:rsidRDefault="00155B0D" w:rsidP="00155B0D">
      <w:pPr>
        <w:rPr>
          <w:b/>
          <w:bCs/>
        </w:rPr>
      </w:pPr>
    </w:p>
    <w:p w14:paraId="4B1E24E6" w14:textId="4FDC6E04" w:rsidR="00155B0D" w:rsidRPr="00155B0D" w:rsidRDefault="00155B0D" w:rsidP="00155B0D">
      <w:pPr>
        <w:rPr>
          <w:b/>
          <w:bCs/>
        </w:rPr>
      </w:pPr>
      <w:r w:rsidRPr="00155B0D">
        <w:rPr>
          <w:b/>
          <w:bCs/>
        </w:rPr>
        <w:t>Business Profile</w:t>
      </w:r>
    </w:p>
    <w:p w14:paraId="5E7A6DA2" w14:textId="77777777" w:rsidR="00155B0D" w:rsidRPr="00155B0D" w:rsidRDefault="00155B0D" w:rsidP="00F832B8">
      <w:pPr>
        <w:spacing w:line="360" w:lineRule="auto"/>
      </w:pPr>
      <w:r w:rsidRPr="00155B0D">
        <w:t>Industry: _______________________________________________</w:t>
      </w:r>
    </w:p>
    <w:p w14:paraId="19CCD724" w14:textId="77777777" w:rsidR="00155B0D" w:rsidRPr="00155B0D" w:rsidRDefault="00155B0D" w:rsidP="00F832B8">
      <w:pPr>
        <w:spacing w:line="360" w:lineRule="auto"/>
      </w:pPr>
      <w:r w:rsidRPr="00155B0D">
        <w:t>Number of Employees: _______________________________________________</w:t>
      </w:r>
    </w:p>
    <w:p w14:paraId="62663A25" w14:textId="77777777" w:rsidR="00155B0D" w:rsidRPr="00155B0D" w:rsidRDefault="00155B0D" w:rsidP="00F832B8">
      <w:pPr>
        <w:spacing w:line="360" w:lineRule="auto"/>
      </w:pPr>
      <w:r w:rsidRPr="00155B0D">
        <w:t>Annual Revenue (if known): _______________________________________________</w:t>
      </w:r>
    </w:p>
    <w:p w14:paraId="62C44071" w14:textId="77777777" w:rsidR="00F832B8" w:rsidRDefault="00F832B8" w:rsidP="00155B0D">
      <w:pPr>
        <w:rPr>
          <w:b/>
          <w:bCs/>
        </w:rPr>
      </w:pPr>
    </w:p>
    <w:p w14:paraId="13653DB5" w14:textId="77777777" w:rsidR="00F832B8" w:rsidRDefault="00F832B8" w:rsidP="00155B0D">
      <w:pPr>
        <w:rPr>
          <w:b/>
          <w:bCs/>
        </w:rPr>
      </w:pPr>
    </w:p>
    <w:p w14:paraId="06D194E2" w14:textId="1DE91F5F" w:rsidR="00155B0D" w:rsidRPr="00155B0D" w:rsidRDefault="00155B0D" w:rsidP="00155B0D">
      <w:pPr>
        <w:rPr>
          <w:b/>
          <w:bCs/>
        </w:rPr>
      </w:pPr>
      <w:r w:rsidRPr="00155B0D">
        <w:rPr>
          <w:b/>
          <w:bCs/>
        </w:rPr>
        <w:t>Potential Opportunity</w:t>
      </w:r>
    </w:p>
    <w:p w14:paraId="314943BF" w14:textId="77777777" w:rsidR="00155B0D" w:rsidRPr="00155B0D" w:rsidRDefault="00155B0D" w:rsidP="00F832B8">
      <w:pPr>
        <w:spacing w:line="360" w:lineRule="auto"/>
      </w:pPr>
      <w:r w:rsidRPr="00155B0D">
        <w:t>Products/Services of Interest: _______________________________________________</w:t>
      </w:r>
    </w:p>
    <w:p w14:paraId="62B8BF37" w14:textId="77777777" w:rsidR="00155B0D" w:rsidRPr="00155B0D" w:rsidRDefault="00155B0D" w:rsidP="00F832B8">
      <w:pPr>
        <w:spacing w:line="360" w:lineRule="auto"/>
      </w:pPr>
      <w:r w:rsidRPr="00155B0D">
        <w:t>Estimated Purchase Timeline: _______________________________________________</w:t>
      </w:r>
    </w:p>
    <w:p w14:paraId="648C9019" w14:textId="77777777" w:rsidR="00155B0D" w:rsidRPr="00155B0D" w:rsidRDefault="00155B0D" w:rsidP="00F832B8">
      <w:pPr>
        <w:spacing w:line="360" w:lineRule="auto"/>
      </w:pPr>
      <w:r w:rsidRPr="00155B0D">
        <w:t>Decision Maker(s): _______________________________________________</w:t>
      </w:r>
    </w:p>
    <w:p w14:paraId="7F80F73B" w14:textId="77777777" w:rsidR="00155B0D" w:rsidRPr="00155B0D" w:rsidRDefault="00155B0D" w:rsidP="00F832B8">
      <w:pPr>
        <w:spacing w:line="360" w:lineRule="auto"/>
      </w:pPr>
      <w:r w:rsidRPr="00155B0D">
        <w:t>Notes: ________________________________________________________________</w:t>
      </w:r>
    </w:p>
    <w:p w14:paraId="71AD59C1" w14:textId="77777777" w:rsidR="005268F9" w:rsidRPr="00212014" w:rsidRDefault="005268F9" w:rsidP="00DE2EF6"/>
    <w:p w14:paraId="52265509" w14:textId="23991DA0" w:rsidR="005268F9" w:rsidRDefault="005268F9">
      <w:pPr>
        <w:widowControl/>
        <w:autoSpaceDE/>
        <w:autoSpaceDN/>
        <w:spacing w:after="160" w:line="259" w:lineRule="auto"/>
        <w:rPr>
          <w:sz w:val="24"/>
          <w:szCs w:val="24"/>
        </w:rPr>
      </w:pPr>
      <w:r>
        <w:rPr>
          <w:sz w:val="24"/>
          <w:szCs w:val="24"/>
        </w:rPr>
        <w:br w:type="page"/>
      </w:r>
    </w:p>
    <w:p w14:paraId="0EB08AFA" w14:textId="42AFD56B" w:rsidR="005268F9" w:rsidRPr="006E685F" w:rsidRDefault="005268F9" w:rsidP="005268F9">
      <w:pPr>
        <w:jc w:val="center"/>
        <w:rPr>
          <w:b/>
          <w:bCs/>
          <w:sz w:val="24"/>
          <w:szCs w:val="24"/>
        </w:rPr>
      </w:pPr>
      <w:r w:rsidRPr="006E685F">
        <w:rPr>
          <w:b/>
          <w:bCs/>
          <w:sz w:val="24"/>
          <w:szCs w:val="24"/>
        </w:rPr>
        <w:lastRenderedPageBreak/>
        <w:t xml:space="preserve">EXHIBIT </w:t>
      </w:r>
      <w:r>
        <w:rPr>
          <w:b/>
          <w:bCs/>
          <w:sz w:val="24"/>
          <w:szCs w:val="24"/>
        </w:rPr>
        <w:t>D</w:t>
      </w:r>
    </w:p>
    <w:p w14:paraId="32CF886B" w14:textId="77777777" w:rsidR="005268F9" w:rsidRDefault="005268F9" w:rsidP="00DE2EF6">
      <w:pPr>
        <w:rPr>
          <w:sz w:val="24"/>
          <w:szCs w:val="24"/>
        </w:rPr>
      </w:pPr>
    </w:p>
    <w:p w14:paraId="412B8A1B" w14:textId="09FD9448" w:rsidR="00212014" w:rsidRDefault="007742B3" w:rsidP="00DE2EF6">
      <w:r>
        <w:t xml:space="preserve">Product </w:t>
      </w:r>
      <w:r w:rsidR="00212014">
        <w:t xml:space="preserve">Pricing </w:t>
      </w:r>
      <w:r>
        <w:t>for Sale</w:t>
      </w:r>
    </w:p>
    <w:p w14:paraId="25F80F6E" w14:textId="77777777" w:rsidR="00777292" w:rsidRDefault="00777292" w:rsidP="00DE2EF6"/>
    <w:p w14:paraId="6FEF98AE" w14:textId="602E41DB" w:rsidR="00777292" w:rsidRDefault="00777292" w:rsidP="00777292">
      <w:r w:rsidRPr="002C4773">
        <w:rPr>
          <w:u w:val="single"/>
        </w:rPr>
        <w:t>Exclusion of Taxes</w:t>
      </w:r>
      <w:r w:rsidRPr="002C4773">
        <w:t>.  Prices of Products do not include sales, withholding, general excise, business and occupation, or similar taxes</w:t>
      </w:r>
    </w:p>
    <w:p w14:paraId="2183929A" w14:textId="77777777" w:rsidR="00513868" w:rsidRDefault="00513868" w:rsidP="00777292"/>
    <w:tbl>
      <w:tblPr>
        <w:tblStyle w:val="TableGrid"/>
        <w:tblW w:w="0" w:type="auto"/>
        <w:tblLook w:val="04A0" w:firstRow="1" w:lastRow="0" w:firstColumn="1" w:lastColumn="0" w:noHBand="0" w:noVBand="1"/>
      </w:tblPr>
      <w:tblGrid>
        <w:gridCol w:w="3595"/>
        <w:gridCol w:w="3240"/>
        <w:gridCol w:w="2515"/>
      </w:tblGrid>
      <w:tr w:rsidR="00635DAA" w14:paraId="263C2D4E" w14:textId="77777777" w:rsidTr="00635DAA">
        <w:tc>
          <w:tcPr>
            <w:tcW w:w="3595" w:type="dxa"/>
          </w:tcPr>
          <w:p w14:paraId="306C144C" w14:textId="3B5885C9" w:rsidR="00635DAA" w:rsidRPr="00635DAA" w:rsidRDefault="00635DAA" w:rsidP="00635DAA">
            <w:pPr>
              <w:jc w:val="center"/>
              <w:rPr>
                <w:b/>
                <w:bCs/>
              </w:rPr>
            </w:pPr>
            <w:r w:rsidRPr="00635DAA">
              <w:rPr>
                <w:b/>
                <w:bCs/>
              </w:rPr>
              <w:t>Product</w:t>
            </w:r>
          </w:p>
        </w:tc>
        <w:tc>
          <w:tcPr>
            <w:tcW w:w="3240" w:type="dxa"/>
          </w:tcPr>
          <w:p w14:paraId="3D537922" w14:textId="1ACCC70B" w:rsidR="00635DAA" w:rsidRPr="00635DAA" w:rsidRDefault="00635DAA" w:rsidP="00635DAA">
            <w:pPr>
              <w:jc w:val="center"/>
              <w:rPr>
                <w:b/>
                <w:bCs/>
              </w:rPr>
            </w:pPr>
            <w:r>
              <w:rPr>
                <w:b/>
                <w:bCs/>
              </w:rPr>
              <w:t>S</w:t>
            </w:r>
            <w:r w:rsidRPr="00635DAA">
              <w:rPr>
                <w:b/>
                <w:bCs/>
              </w:rPr>
              <w:t>ales Representative</w:t>
            </w:r>
            <w:r>
              <w:rPr>
                <w:b/>
                <w:bCs/>
              </w:rPr>
              <w:t xml:space="preserve"> Price</w:t>
            </w:r>
          </w:p>
        </w:tc>
        <w:tc>
          <w:tcPr>
            <w:tcW w:w="2515" w:type="dxa"/>
          </w:tcPr>
          <w:p w14:paraId="465AD8CE" w14:textId="4DFBB61C" w:rsidR="00635DAA" w:rsidRPr="00635DAA" w:rsidRDefault="00635DAA" w:rsidP="00635DAA">
            <w:pPr>
              <w:jc w:val="center"/>
              <w:rPr>
                <w:b/>
                <w:bCs/>
              </w:rPr>
            </w:pPr>
            <w:r w:rsidRPr="00635DAA">
              <w:rPr>
                <w:b/>
                <w:bCs/>
              </w:rPr>
              <w:t>MSRP</w:t>
            </w:r>
          </w:p>
        </w:tc>
      </w:tr>
      <w:tr w:rsidR="00635DAA" w14:paraId="08E7CB56" w14:textId="77777777" w:rsidTr="00635DAA">
        <w:tc>
          <w:tcPr>
            <w:tcW w:w="3595" w:type="dxa"/>
          </w:tcPr>
          <w:p w14:paraId="6DA2D456" w14:textId="6C9F7C5A" w:rsidR="00635DAA" w:rsidRDefault="00635DAA" w:rsidP="00777292">
            <w:r>
              <w:t>Isidore Quantum®</w:t>
            </w:r>
          </w:p>
        </w:tc>
        <w:tc>
          <w:tcPr>
            <w:tcW w:w="3240" w:type="dxa"/>
          </w:tcPr>
          <w:p w14:paraId="1AB8E0A1" w14:textId="78F486A4" w:rsidR="00635DAA" w:rsidRDefault="002D1EE9" w:rsidP="00777292">
            <w:r>
              <w:t>$1</w:t>
            </w:r>
            <w:r w:rsidR="0043140B">
              <w:t>8</w:t>
            </w:r>
            <w:r>
              <w:t>00/device</w:t>
            </w:r>
          </w:p>
        </w:tc>
        <w:tc>
          <w:tcPr>
            <w:tcW w:w="2515" w:type="dxa"/>
          </w:tcPr>
          <w:p w14:paraId="418E3DDB" w14:textId="5823C284" w:rsidR="00635DAA" w:rsidRDefault="002D1EE9" w:rsidP="00777292">
            <w:r>
              <w:t>$2100/device</w:t>
            </w:r>
          </w:p>
        </w:tc>
      </w:tr>
      <w:tr w:rsidR="00AC11BC" w14:paraId="2C5A45F1" w14:textId="77777777" w:rsidTr="00635DAA">
        <w:tc>
          <w:tcPr>
            <w:tcW w:w="3595" w:type="dxa"/>
          </w:tcPr>
          <w:p w14:paraId="24A2D08A" w14:textId="357096C0" w:rsidR="00AC11BC" w:rsidRDefault="00AC11BC" w:rsidP="00777292">
            <w:r>
              <w:t xml:space="preserve">Isidore Quantum® </w:t>
            </w:r>
            <w:r w:rsidR="00F23F5D">
              <w:t>bundle</w:t>
            </w:r>
          </w:p>
        </w:tc>
        <w:tc>
          <w:tcPr>
            <w:tcW w:w="3240" w:type="dxa"/>
          </w:tcPr>
          <w:p w14:paraId="1526F762" w14:textId="1F03A908" w:rsidR="00AC11BC" w:rsidRDefault="00F23F5D" w:rsidP="00777292">
            <w:r>
              <w:t>$</w:t>
            </w:r>
            <w:r w:rsidR="009E4975">
              <w:t>3</w:t>
            </w:r>
            <w:r w:rsidR="00D6268C">
              <w:t>60</w:t>
            </w:r>
            <w:r w:rsidR="009E4975">
              <w:t>/device/</w:t>
            </w:r>
            <w:proofErr w:type="spellStart"/>
            <w:r w:rsidR="009E4975">
              <w:t>mo</w:t>
            </w:r>
            <w:proofErr w:type="spellEnd"/>
          </w:p>
        </w:tc>
        <w:tc>
          <w:tcPr>
            <w:tcW w:w="2515" w:type="dxa"/>
          </w:tcPr>
          <w:p w14:paraId="12ED1564" w14:textId="3E92E7C9" w:rsidR="00AC11BC" w:rsidRDefault="00F02D3A" w:rsidP="00777292">
            <w:r>
              <w:t>$368/</w:t>
            </w:r>
            <w:proofErr w:type="spellStart"/>
            <w:r>
              <w:t>mo</w:t>
            </w:r>
            <w:proofErr w:type="spellEnd"/>
            <w:r>
              <w:t>/device</w:t>
            </w:r>
          </w:p>
        </w:tc>
      </w:tr>
    </w:tbl>
    <w:p w14:paraId="29059F2A" w14:textId="6A8AA9B0" w:rsidR="00513868" w:rsidRDefault="00892761" w:rsidP="00777292">
      <w:r>
        <w:t xml:space="preserve"> </w:t>
      </w:r>
    </w:p>
    <w:p w14:paraId="22906424" w14:textId="6F0D1291" w:rsidR="00E477F2" w:rsidRPr="00212014" w:rsidRDefault="00E477F2" w:rsidP="00777292">
      <w:r w:rsidRPr="00E477F2">
        <w:rPr>
          <w:b/>
          <w:bCs/>
        </w:rPr>
        <w:t>Volume Discounts.</w:t>
      </w:r>
      <w:r w:rsidRPr="00E477F2">
        <w:t xml:space="preserve"> A fifteen percent (15%) discount off the MSRP applies to orders of more than one thousand (1,000) and less than ten thousand (10,000) devices, and a twenty-five percent (25%) discount off the MSRP applies to orders of ten thousand (10,000) or more devices.</w:t>
      </w:r>
    </w:p>
    <w:sectPr w:rsidR="00E477F2" w:rsidRPr="00212014" w:rsidSect="00765E1B">
      <w:headerReference w:type="default" r:id="rId16"/>
      <w:footerReference w:type="default" r:id="rId17"/>
      <w:pgSz w:w="12240" w:h="15840"/>
      <w:pgMar w:top="1440" w:right="1440" w:bottom="1440" w:left="1440" w:header="216"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nja Shin" w:date="2025-09-03T21:33:00Z" w:initials="ES">
    <w:p w14:paraId="45910BD5" w14:textId="77777777" w:rsidR="00D57223" w:rsidRDefault="00D57223" w:rsidP="00D57223">
      <w:r>
        <w:rPr>
          <w:rStyle w:val="CommentReference"/>
        </w:rPr>
        <w:annotationRef/>
      </w:r>
      <w:r>
        <w:rPr>
          <w:sz w:val="20"/>
          <w:szCs w:val="20"/>
        </w:rPr>
        <w:t xml:space="preserve">George: Please confirm this is correct. </w:t>
      </w:r>
    </w:p>
  </w:comment>
  <w:comment w:id="1" w:author="Brandon Chapman" w:date="2025-10-15T16:00:00Z" w:initials="BC">
    <w:p w14:paraId="6B583441" w14:textId="77777777" w:rsidR="007C47CA" w:rsidRDefault="007C47CA" w:rsidP="007C47CA">
      <w:pPr>
        <w:pStyle w:val="CommentText"/>
      </w:pPr>
      <w:r>
        <w:rPr>
          <w:rStyle w:val="CommentReference"/>
        </w:rPr>
        <w:annotationRef/>
      </w:r>
      <w:r>
        <w:t>confirmed</w:t>
      </w:r>
    </w:p>
  </w:comment>
  <w:comment w:id="4" w:author="Eunja Shin" w:date="2025-09-03T21:39:00Z" w:initials="ES">
    <w:p w14:paraId="30E8C489" w14:textId="3480ACC3" w:rsidR="006B75DB" w:rsidRDefault="006B75DB" w:rsidP="006B75DB">
      <w:r>
        <w:rPr>
          <w:rStyle w:val="CommentReference"/>
        </w:rPr>
        <w:annotationRef/>
      </w:r>
      <w:r>
        <w:rPr>
          <w:sz w:val="20"/>
          <w:szCs w:val="20"/>
        </w:rPr>
        <w:t xml:space="preserve">Specify Territory. </w:t>
      </w:r>
    </w:p>
  </w:comment>
  <w:comment w:id="5" w:author="Brandon Chapman" w:date="2025-10-15T16:00:00Z" w:initials="BC">
    <w:p w14:paraId="2F3C4982" w14:textId="77777777" w:rsidR="007C47CA" w:rsidRDefault="007C47CA" w:rsidP="007C47CA">
      <w:pPr>
        <w:pStyle w:val="CommentText"/>
      </w:pPr>
      <w:r>
        <w:rPr>
          <w:rStyle w:val="CommentReference"/>
        </w:rPr>
        <w:annotationRef/>
      </w:r>
      <w:r>
        <w:t>Default is US and territories but can change based on the reseller</w:t>
      </w:r>
    </w:p>
  </w:comment>
  <w:comment w:id="7" w:author="Eunja Shin" w:date="2025-09-03T06:49:00Z" w:initials="ES">
    <w:p w14:paraId="7A820DDC" w14:textId="7139556A" w:rsidR="00F27C4D" w:rsidRDefault="00F27C4D" w:rsidP="00F27C4D">
      <w:r>
        <w:rPr>
          <w:rStyle w:val="CommentReference"/>
        </w:rPr>
        <w:annotationRef/>
      </w:r>
      <w:r>
        <w:rPr>
          <w:sz w:val="20"/>
          <w:szCs w:val="20"/>
        </w:rPr>
        <w:t>Or insert our Customer Registration procedure.</w:t>
      </w:r>
    </w:p>
  </w:comment>
  <w:comment w:id="8" w:author="Brandon Chapman" w:date="2025-09-12T16:08:00Z" w:initials="BC">
    <w:p w14:paraId="70FB16F0" w14:textId="77777777" w:rsidR="007C0162" w:rsidRDefault="007C0162" w:rsidP="007C0162">
      <w:pPr>
        <w:pStyle w:val="CommentText"/>
      </w:pPr>
      <w:r>
        <w:rPr>
          <w:rStyle w:val="CommentReference"/>
        </w:rPr>
        <w:annotationRef/>
      </w:r>
      <w:r>
        <w:t>Added more data in the form</w:t>
      </w:r>
    </w:p>
  </w:comment>
  <w:comment w:id="9" w:author="Brandon Chapman" w:date="2025-10-15T12:18:00Z" w:initials="BC">
    <w:p w14:paraId="49BA5937" w14:textId="77777777" w:rsidR="008B07BB" w:rsidRDefault="008B07BB" w:rsidP="008B07BB">
      <w:pPr>
        <w:pStyle w:val="CommentText"/>
      </w:pPr>
      <w:r>
        <w:rPr>
          <w:rStyle w:val="CommentReference"/>
        </w:rPr>
        <w:annotationRef/>
      </w:r>
      <w:r>
        <w:t>Added future rollout of web-based deal registration in the works</w:t>
      </w:r>
    </w:p>
  </w:comment>
  <w:comment w:id="26" w:author="Eunja Shin" w:date="2025-09-03T11:19:00Z" w:initials="ES">
    <w:p w14:paraId="6ECE82B2" w14:textId="6FD743D1" w:rsidR="004234A8" w:rsidRDefault="00792873" w:rsidP="004234A8">
      <w:r>
        <w:rPr>
          <w:rStyle w:val="CommentReference"/>
        </w:rPr>
        <w:annotationRef/>
      </w:r>
      <w:r w:rsidR="004234A8">
        <w:rPr>
          <w:sz w:val="20"/>
          <w:szCs w:val="20"/>
        </w:rPr>
        <w:t>Brandon: Up to you if you want to maintain a minimum sales quota.</w:t>
      </w:r>
    </w:p>
  </w:comment>
  <w:comment w:id="27" w:author="Brandon Chapman" w:date="2025-09-12T15:49:00Z" w:initials="BC">
    <w:p w14:paraId="547CBE1C" w14:textId="77777777" w:rsidR="00505BDF" w:rsidRDefault="00505BDF" w:rsidP="00505BDF">
      <w:pPr>
        <w:pStyle w:val="CommentText"/>
      </w:pPr>
      <w:r>
        <w:rPr>
          <w:rStyle w:val="CommentReference"/>
        </w:rPr>
        <w:annotationRef/>
      </w:r>
      <w:r>
        <w:t>For ISRs, I do not think a minimum quote is necessary</w:t>
      </w:r>
    </w:p>
  </w:comment>
  <w:comment w:id="30" w:author="Brandon Chapman" w:date="2025-09-12T16:11:00Z" w:initials="BC">
    <w:p w14:paraId="6273A1B9" w14:textId="77777777" w:rsidR="00790DD4" w:rsidRDefault="00790DD4" w:rsidP="00790DD4">
      <w:pPr>
        <w:pStyle w:val="CommentText"/>
      </w:pPr>
      <w:r>
        <w:rPr>
          <w:rStyle w:val="CommentReference"/>
        </w:rPr>
        <w:annotationRef/>
      </w:r>
      <w:r>
        <w:t xml:space="preserve">I think this may vary depending on the reseller...if we’re using both a discounted resale model (they buy from us and resell) vs a commission model. </w:t>
      </w:r>
    </w:p>
    <w:p w14:paraId="091024F4" w14:textId="77777777" w:rsidR="00790DD4" w:rsidRDefault="00790DD4" w:rsidP="00790DD4">
      <w:pPr>
        <w:pStyle w:val="CommentText"/>
      </w:pPr>
    </w:p>
    <w:p w14:paraId="2023B110" w14:textId="77777777" w:rsidR="00790DD4" w:rsidRDefault="00790DD4" w:rsidP="00790DD4">
      <w:pPr>
        <w:pStyle w:val="CommentText"/>
      </w:pPr>
      <w:r>
        <w:t xml:space="preserve">Do we have a preference or do we allow the partner to choose? </w:t>
      </w:r>
    </w:p>
  </w:comment>
  <w:comment w:id="31" w:author="Brandon Chapman" w:date="2025-10-15T12:13:00Z" w:initials="BC">
    <w:p w14:paraId="7FC55709" w14:textId="77777777" w:rsidR="007C6F75" w:rsidRDefault="000E7F2C" w:rsidP="007C6F75">
      <w:pPr>
        <w:pStyle w:val="CommentText"/>
      </w:pPr>
      <w:r>
        <w:rPr>
          <w:rStyle w:val="CommentReference"/>
        </w:rPr>
        <w:annotationRef/>
      </w:r>
      <w:r w:rsidR="007C6F75">
        <w:t>Review volume incentives</w:t>
      </w:r>
    </w:p>
  </w:comment>
  <w:comment w:id="32" w:author="Brandon Chapman" w:date="2025-10-15T16:24:00Z" w:initials="BC">
    <w:p w14:paraId="7CC679DE" w14:textId="77777777" w:rsidR="00392942" w:rsidRDefault="00392942" w:rsidP="00392942">
      <w:pPr>
        <w:pStyle w:val="CommentText"/>
      </w:pPr>
      <w:r>
        <w:rPr>
          <w:rStyle w:val="CommentReference"/>
        </w:rPr>
        <w:annotationRef/>
      </w:r>
      <w:r>
        <w:t>Does this section follow best practices? Is there something else we should consider?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10BD5" w15:done="1"/>
  <w15:commentEx w15:paraId="6B583441" w15:paraIdParent="45910BD5" w15:done="1"/>
  <w15:commentEx w15:paraId="30E8C489" w15:done="0"/>
  <w15:commentEx w15:paraId="2F3C4982" w15:paraIdParent="30E8C489" w15:done="0"/>
  <w15:commentEx w15:paraId="7A820DDC" w15:done="0"/>
  <w15:commentEx w15:paraId="70FB16F0" w15:paraIdParent="7A820DDC" w15:done="0"/>
  <w15:commentEx w15:paraId="49BA5937" w15:paraIdParent="7A820DDC" w15:done="0"/>
  <w15:commentEx w15:paraId="6ECE82B2" w15:done="0"/>
  <w15:commentEx w15:paraId="547CBE1C" w15:paraIdParent="6ECE82B2" w15:done="0"/>
  <w15:commentEx w15:paraId="2023B110" w15:done="0"/>
  <w15:commentEx w15:paraId="7FC55709" w15:done="0"/>
  <w15:commentEx w15:paraId="7CC679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0A89C" w16cex:dateUtc="2025-09-04T01:33:00Z"/>
  <w16cex:commentExtensible w16cex:durableId="188105A2" w16cex:dateUtc="2025-10-15T22:00:00Z"/>
  <w16cex:commentExtensible w16cex:durableId="26B008C7" w16cex:dateUtc="2025-09-04T01:39:00Z"/>
  <w16cex:commentExtensible w16cex:durableId="54D94311" w16cex:dateUtc="2025-10-15T22:00:00Z"/>
  <w16cex:commentExtensible w16cex:durableId="1F21F6AF" w16cex:dateUtc="2025-09-03T10:49:00Z"/>
  <w16cex:commentExtensible w16cex:durableId="24DE72B8" w16cex:dateUtc="2025-09-12T22:08:00Z"/>
  <w16cex:commentExtensible w16cex:durableId="007B7D74" w16cex:dateUtc="2025-10-15T18:18:00Z"/>
  <w16cex:commentExtensible w16cex:durableId="4D7F2BF3" w16cex:dateUtc="2025-09-03T15:19:00Z"/>
  <w16cex:commentExtensible w16cex:durableId="5FF975FC" w16cex:dateUtc="2025-09-12T21:49:00Z"/>
  <w16cex:commentExtensible w16cex:durableId="19A0375C" w16cex:dateUtc="2025-09-12T22:11:00Z"/>
  <w16cex:commentExtensible w16cex:durableId="7F28CA63" w16cex:dateUtc="2025-10-15T18:13:00Z"/>
  <w16cex:commentExtensible w16cex:durableId="48B33BBB" w16cex:dateUtc="2025-10-15T2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10BD5" w16cid:durableId="6AB0A89C"/>
  <w16cid:commentId w16cid:paraId="6B583441" w16cid:durableId="188105A2"/>
  <w16cid:commentId w16cid:paraId="30E8C489" w16cid:durableId="26B008C7"/>
  <w16cid:commentId w16cid:paraId="2F3C4982" w16cid:durableId="54D94311"/>
  <w16cid:commentId w16cid:paraId="7A820DDC" w16cid:durableId="1F21F6AF"/>
  <w16cid:commentId w16cid:paraId="70FB16F0" w16cid:durableId="24DE72B8"/>
  <w16cid:commentId w16cid:paraId="49BA5937" w16cid:durableId="007B7D74"/>
  <w16cid:commentId w16cid:paraId="6ECE82B2" w16cid:durableId="4D7F2BF3"/>
  <w16cid:commentId w16cid:paraId="547CBE1C" w16cid:durableId="5FF975FC"/>
  <w16cid:commentId w16cid:paraId="2023B110" w16cid:durableId="19A0375C"/>
  <w16cid:commentId w16cid:paraId="7FC55709" w16cid:durableId="7F28CA63"/>
  <w16cid:commentId w16cid:paraId="7CC679DE" w16cid:durableId="48B33B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598BE" w14:textId="77777777" w:rsidR="00F10CD1" w:rsidRDefault="00F10CD1" w:rsidP="00D445D9">
      <w:r>
        <w:separator/>
      </w:r>
    </w:p>
  </w:endnote>
  <w:endnote w:type="continuationSeparator" w:id="0">
    <w:p w14:paraId="084E0EDB" w14:textId="77777777" w:rsidR="00F10CD1" w:rsidRDefault="00F10CD1" w:rsidP="00D445D9">
      <w:r>
        <w:continuationSeparator/>
      </w:r>
    </w:p>
  </w:endnote>
  <w:endnote w:type="continuationNotice" w:id="1">
    <w:p w14:paraId="56501EC8" w14:textId="77777777" w:rsidR="00F10CD1" w:rsidRDefault="00F10C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305D92" w14:paraId="22C3F969" w14:textId="77777777" w:rsidTr="4A305D92">
      <w:trPr>
        <w:trHeight w:val="300"/>
      </w:trPr>
      <w:tc>
        <w:tcPr>
          <w:tcW w:w="3120" w:type="dxa"/>
        </w:tcPr>
        <w:p w14:paraId="02BBA48B" w14:textId="1B646977" w:rsidR="4A305D92" w:rsidRDefault="4A305D92" w:rsidP="4A305D92">
          <w:pPr>
            <w:pStyle w:val="Header"/>
            <w:ind w:left="-115"/>
          </w:pPr>
        </w:p>
      </w:tc>
      <w:tc>
        <w:tcPr>
          <w:tcW w:w="3120" w:type="dxa"/>
        </w:tcPr>
        <w:p w14:paraId="480DE759" w14:textId="406C4BAA" w:rsidR="4A305D92" w:rsidRDefault="4A305D92" w:rsidP="4A305D92">
          <w:pPr>
            <w:pStyle w:val="Header"/>
            <w:jc w:val="center"/>
          </w:pPr>
        </w:p>
      </w:tc>
      <w:tc>
        <w:tcPr>
          <w:tcW w:w="3120" w:type="dxa"/>
        </w:tcPr>
        <w:p w14:paraId="319D7647" w14:textId="2EC1AE9C" w:rsidR="4A305D92" w:rsidRDefault="4A305D92" w:rsidP="4A305D92">
          <w:pPr>
            <w:pStyle w:val="Header"/>
            <w:ind w:right="-115"/>
            <w:jc w:val="right"/>
          </w:pPr>
        </w:p>
      </w:tc>
    </w:tr>
  </w:tbl>
  <w:p w14:paraId="16746916" w14:textId="3478BD21" w:rsidR="4A305D92" w:rsidRDefault="4A305D92" w:rsidP="4A305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C1909" w14:textId="77777777" w:rsidR="00F10CD1" w:rsidRDefault="00F10CD1" w:rsidP="00D445D9">
      <w:r>
        <w:separator/>
      </w:r>
    </w:p>
  </w:footnote>
  <w:footnote w:type="continuationSeparator" w:id="0">
    <w:p w14:paraId="5CE682EB" w14:textId="77777777" w:rsidR="00F10CD1" w:rsidRDefault="00F10CD1" w:rsidP="00D445D9">
      <w:r>
        <w:continuationSeparator/>
      </w:r>
    </w:p>
  </w:footnote>
  <w:footnote w:type="continuationNotice" w:id="1">
    <w:p w14:paraId="3E572D9A" w14:textId="77777777" w:rsidR="00F10CD1" w:rsidRDefault="00F10C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A088" w14:textId="50F1CD80" w:rsidR="00D445D9" w:rsidRDefault="00D445D9" w:rsidP="00982332">
    <w:pPr>
      <w:pStyle w:val="Header"/>
      <w:ind w:left="-1368"/>
    </w:pPr>
    <w:r w:rsidRPr="00D445D9">
      <w:rPr>
        <w:noProof/>
      </w:rPr>
      <w:drawing>
        <wp:inline distT="0" distB="0" distL="0" distR="0" wp14:anchorId="751BD657" wp14:editId="0281BDD7">
          <wp:extent cx="7677150" cy="694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7150" cy="6946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A76DD"/>
    <w:multiLevelType w:val="hybridMultilevel"/>
    <w:tmpl w:val="B3928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F23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A894CDF"/>
    <w:multiLevelType w:val="multilevel"/>
    <w:tmpl w:val="9B9065FE"/>
    <w:lvl w:ilvl="0">
      <w:start w:val="1"/>
      <w:numFmt w:val="decimal"/>
      <w:lvlText w:val="%1."/>
      <w:lvlJc w:val="left"/>
      <w:pPr>
        <w:tabs>
          <w:tab w:val="num" w:pos="1440"/>
        </w:tabs>
        <w:ind w:left="0" w:firstLine="720"/>
      </w:pPr>
      <w:rPr>
        <w:rFonts w:ascii="Times New Roman" w:eastAsia="Times New Roman" w:hAnsi="Times New Roman" w:cs="Times New Roman"/>
        <w:color w:val="000000"/>
      </w:rPr>
    </w:lvl>
    <w:lvl w:ilvl="1">
      <w:start w:val="1"/>
      <w:numFmt w:val="lowerLetter"/>
      <w:lvlText w:val="(%2)"/>
      <w:lvlJc w:val="left"/>
      <w:pPr>
        <w:tabs>
          <w:tab w:val="num" w:pos="2160"/>
        </w:tabs>
        <w:ind w:left="720" w:firstLine="720"/>
      </w:pPr>
      <w:rPr>
        <w:rFonts w:hint="default"/>
        <w:b w:val="0"/>
        <w:bCs w:val="0"/>
        <w:color w:val="000000"/>
      </w:rPr>
    </w:lvl>
    <w:lvl w:ilvl="2">
      <w:start w:val="1"/>
      <w:numFmt w:val="lowerRoman"/>
      <w:lvlText w:val="(%3)"/>
      <w:lvlJc w:val="left"/>
      <w:pPr>
        <w:tabs>
          <w:tab w:val="num" w:pos="2880"/>
        </w:tabs>
        <w:ind w:left="1440" w:firstLine="720"/>
      </w:pPr>
      <w:rPr>
        <w:rFonts w:hint="default"/>
        <w:color w:val="000000"/>
      </w:rPr>
    </w:lvl>
    <w:lvl w:ilvl="3">
      <w:start w:val="1"/>
      <w:numFmt w:val="upperLetter"/>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3" w15:restartNumberingAfterBreak="0">
    <w:nsid w:val="4C4F39D3"/>
    <w:multiLevelType w:val="multilevel"/>
    <w:tmpl w:val="9B9065FE"/>
    <w:lvl w:ilvl="0">
      <w:start w:val="1"/>
      <w:numFmt w:val="decimal"/>
      <w:pStyle w:val="SFPara-Clause"/>
      <w:lvlText w:val="%1."/>
      <w:lvlJc w:val="left"/>
      <w:pPr>
        <w:tabs>
          <w:tab w:val="num" w:pos="1440"/>
        </w:tabs>
        <w:ind w:left="0" w:firstLine="720"/>
      </w:pPr>
      <w:rPr>
        <w:rFonts w:ascii="Times New Roman" w:eastAsia="Times New Roman" w:hAnsi="Times New Roman" w:cs="Times New Roman"/>
        <w:color w:val="000000"/>
      </w:rPr>
    </w:lvl>
    <w:lvl w:ilvl="1">
      <w:start w:val="1"/>
      <w:numFmt w:val="lowerLetter"/>
      <w:pStyle w:val="SFParasubclause1"/>
      <w:lvlText w:val="(%2)"/>
      <w:lvlJc w:val="left"/>
      <w:pPr>
        <w:tabs>
          <w:tab w:val="num" w:pos="2070"/>
        </w:tabs>
        <w:ind w:left="630" w:firstLine="720"/>
      </w:pPr>
      <w:rPr>
        <w:rFonts w:hint="default"/>
        <w:b w:val="0"/>
        <w:bCs w:val="0"/>
        <w:color w:val="000000"/>
      </w:rPr>
    </w:lvl>
    <w:lvl w:ilvl="2">
      <w:start w:val="1"/>
      <w:numFmt w:val="lowerRoman"/>
      <w:pStyle w:val="SFParasubclause2"/>
      <w:lvlText w:val="(%3)"/>
      <w:lvlJc w:val="left"/>
      <w:pPr>
        <w:tabs>
          <w:tab w:val="num" w:pos="2880"/>
        </w:tabs>
        <w:ind w:left="1440" w:firstLine="720"/>
      </w:pPr>
      <w:rPr>
        <w:rFonts w:hint="default"/>
        <w:color w:val="000000"/>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4" w15:restartNumberingAfterBreak="0">
    <w:nsid w:val="57C6228C"/>
    <w:multiLevelType w:val="hybridMultilevel"/>
    <w:tmpl w:val="836E7EB2"/>
    <w:lvl w:ilvl="0" w:tplc="2B26CB3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1252216">
    <w:abstractNumId w:val="3"/>
  </w:num>
  <w:num w:numId="2" w16cid:durableId="560824289">
    <w:abstractNumId w:val="0"/>
  </w:num>
  <w:num w:numId="3" w16cid:durableId="2131701357">
    <w:abstractNumId w:val="2"/>
  </w:num>
  <w:num w:numId="4" w16cid:durableId="434324227">
    <w:abstractNumId w:val="4"/>
  </w:num>
  <w:num w:numId="5" w16cid:durableId="35160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1122053">
    <w:abstractNumId w:val="3"/>
  </w:num>
  <w:num w:numId="7" w16cid:durableId="599997041">
    <w:abstractNumId w:val="1"/>
  </w:num>
  <w:num w:numId="8" w16cid:durableId="1950015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nja Shin">
    <w15:presenceInfo w15:providerId="AD" w15:userId="S::eunja@forwardedge.ai::84f8d191-aed4-41dd-b405-236cc5604faf"/>
  </w15:person>
  <w15:person w15:author="Brandon Chapman">
    <w15:presenceInfo w15:providerId="AD" w15:userId="S::brandon@forwardedge.ai::74ad7d26-6db0-4b19-b2cc-259e1e7b99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D9"/>
    <w:rsid w:val="00003F33"/>
    <w:rsid w:val="00010992"/>
    <w:rsid w:val="00012F9D"/>
    <w:rsid w:val="0001327A"/>
    <w:rsid w:val="00013325"/>
    <w:rsid w:val="00015503"/>
    <w:rsid w:val="00016E15"/>
    <w:rsid w:val="000264C9"/>
    <w:rsid w:val="00030440"/>
    <w:rsid w:val="000334AF"/>
    <w:rsid w:val="00037C27"/>
    <w:rsid w:val="00040901"/>
    <w:rsid w:val="00046488"/>
    <w:rsid w:val="000503BE"/>
    <w:rsid w:val="00052573"/>
    <w:rsid w:val="00054564"/>
    <w:rsid w:val="000643AE"/>
    <w:rsid w:val="00064730"/>
    <w:rsid w:val="00072617"/>
    <w:rsid w:val="000761E7"/>
    <w:rsid w:val="00080658"/>
    <w:rsid w:val="000824A2"/>
    <w:rsid w:val="000865C7"/>
    <w:rsid w:val="00091CC9"/>
    <w:rsid w:val="00092F27"/>
    <w:rsid w:val="000A13C7"/>
    <w:rsid w:val="000A22D4"/>
    <w:rsid w:val="000A382A"/>
    <w:rsid w:val="000B0D99"/>
    <w:rsid w:val="000B24A9"/>
    <w:rsid w:val="000B5A49"/>
    <w:rsid w:val="000B7764"/>
    <w:rsid w:val="000C0F5F"/>
    <w:rsid w:val="000C315F"/>
    <w:rsid w:val="000C3FA0"/>
    <w:rsid w:val="000C40D4"/>
    <w:rsid w:val="000C4849"/>
    <w:rsid w:val="000C5ABE"/>
    <w:rsid w:val="000C7FB6"/>
    <w:rsid w:val="000D1E9A"/>
    <w:rsid w:val="000D5195"/>
    <w:rsid w:val="000D7A08"/>
    <w:rsid w:val="000E6AFC"/>
    <w:rsid w:val="000E7F2C"/>
    <w:rsid w:val="000F1306"/>
    <w:rsid w:val="000F2440"/>
    <w:rsid w:val="000F3853"/>
    <w:rsid w:val="000F532B"/>
    <w:rsid w:val="001027BF"/>
    <w:rsid w:val="00102977"/>
    <w:rsid w:val="0010698E"/>
    <w:rsid w:val="00113633"/>
    <w:rsid w:val="001206C3"/>
    <w:rsid w:val="00121A4F"/>
    <w:rsid w:val="00127152"/>
    <w:rsid w:val="00127AE9"/>
    <w:rsid w:val="001314E0"/>
    <w:rsid w:val="0013366E"/>
    <w:rsid w:val="00133BFF"/>
    <w:rsid w:val="00133F0A"/>
    <w:rsid w:val="00135E91"/>
    <w:rsid w:val="00137EDC"/>
    <w:rsid w:val="001440FB"/>
    <w:rsid w:val="001526FD"/>
    <w:rsid w:val="00155B0D"/>
    <w:rsid w:val="00155E93"/>
    <w:rsid w:val="00155FF8"/>
    <w:rsid w:val="00162D54"/>
    <w:rsid w:val="001637A5"/>
    <w:rsid w:val="00163E13"/>
    <w:rsid w:val="00170FE8"/>
    <w:rsid w:val="0017225C"/>
    <w:rsid w:val="00174005"/>
    <w:rsid w:val="001772E1"/>
    <w:rsid w:val="001837A1"/>
    <w:rsid w:val="00184416"/>
    <w:rsid w:val="00186657"/>
    <w:rsid w:val="00187E78"/>
    <w:rsid w:val="001A3E41"/>
    <w:rsid w:val="001B007A"/>
    <w:rsid w:val="001C4020"/>
    <w:rsid w:val="001C4ED5"/>
    <w:rsid w:val="001C613E"/>
    <w:rsid w:val="001C6454"/>
    <w:rsid w:val="001D3319"/>
    <w:rsid w:val="001E0023"/>
    <w:rsid w:val="001E32E9"/>
    <w:rsid w:val="001E3A55"/>
    <w:rsid w:val="001E472F"/>
    <w:rsid w:val="001E4773"/>
    <w:rsid w:val="001F28CA"/>
    <w:rsid w:val="001F38DA"/>
    <w:rsid w:val="001F3F17"/>
    <w:rsid w:val="001F6598"/>
    <w:rsid w:val="001F7A17"/>
    <w:rsid w:val="00202AB8"/>
    <w:rsid w:val="00207CFA"/>
    <w:rsid w:val="00211144"/>
    <w:rsid w:val="00212014"/>
    <w:rsid w:val="00220F41"/>
    <w:rsid w:val="00221819"/>
    <w:rsid w:val="002261B5"/>
    <w:rsid w:val="002308F3"/>
    <w:rsid w:val="00245597"/>
    <w:rsid w:val="002541EC"/>
    <w:rsid w:val="002547A9"/>
    <w:rsid w:val="0025582A"/>
    <w:rsid w:val="00257531"/>
    <w:rsid w:val="00264499"/>
    <w:rsid w:val="00266DFC"/>
    <w:rsid w:val="00273FED"/>
    <w:rsid w:val="0029076C"/>
    <w:rsid w:val="0029292D"/>
    <w:rsid w:val="00292EDC"/>
    <w:rsid w:val="00293E0C"/>
    <w:rsid w:val="002B0325"/>
    <w:rsid w:val="002B2CD8"/>
    <w:rsid w:val="002C4773"/>
    <w:rsid w:val="002C7B96"/>
    <w:rsid w:val="002D1EE9"/>
    <w:rsid w:val="002D4528"/>
    <w:rsid w:val="002D6DEA"/>
    <w:rsid w:val="002E4EA6"/>
    <w:rsid w:val="002F18AB"/>
    <w:rsid w:val="002F7A03"/>
    <w:rsid w:val="00301F2B"/>
    <w:rsid w:val="00306850"/>
    <w:rsid w:val="00312242"/>
    <w:rsid w:val="00315B50"/>
    <w:rsid w:val="00326295"/>
    <w:rsid w:val="003263B8"/>
    <w:rsid w:val="00326D87"/>
    <w:rsid w:val="00335333"/>
    <w:rsid w:val="00342089"/>
    <w:rsid w:val="00343189"/>
    <w:rsid w:val="00344269"/>
    <w:rsid w:val="003472F9"/>
    <w:rsid w:val="00352F34"/>
    <w:rsid w:val="0035477F"/>
    <w:rsid w:val="00356F3C"/>
    <w:rsid w:val="00360D90"/>
    <w:rsid w:val="00372945"/>
    <w:rsid w:val="0039003A"/>
    <w:rsid w:val="00392942"/>
    <w:rsid w:val="00392AFC"/>
    <w:rsid w:val="00394FF7"/>
    <w:rsid w:val="00395728"/>
    <w:rsid w:val="00397F42"/>
    <w:rsid w:val="003A2488"/>
    <w:rsid w:val="003A5A96"/>
    <w:rsid w:val="003A5C3E"/>
    <w:rsid w:val="003B02DF"/>
    <w:rsid w:val="003B0F5C"/>
    <w:rsid w:val="003B64BE"/>
    <w:rsid w:val="003B720B"/>
    <w:rsid w:val="003B7281"/>
    <w:rsid w:val="003C1F76"/>
    <w:rsid w:val="003C23CC"/>
    <w:rsid w:val="003C3054"/>
    <w:rsid w:val="003C316C"/>
    <w:rsid w:val="003D0CF7"/>
    <w:rsid w:val="003F7C16"/>
    <w:rsid w:val="00412A43"/>
    <w:rsid w:val="004163B7"/>
    <w:rsid w:val="004217CA"/>
    <w:rsid w:val="00421E00"/>
    <w:rsid w:val="0042304E"/>
    <w:rsid w:val="004234A8"/>
    <w:rsid w:val="00426C11"/>
    <w:rsid w:val="0043140B"/>
    <w:rsid w:val="00432537"/>
    <w:rsid w:val="004345AC"/>
    <w:rsid w:val="00450A8D"/>
    <w:rsid w:val="00461C18"/>
    <w:rsid w:val="00461DBD"/>
    <w:rsid w:val="00462C96"/>
    <w:rsid w:val="004738CF"/>
    <w:rsid w:val="00474C81"/>
    <w:rsid w:val="00475148"/>
    <w:rsid w:val="00476414"/>
    <w:rsid w:val="00476AAB"/>
    <w:rsid w:val="00477728"/>
    <w:rsid w:val="00477826"/>
    <w:rsid w:val="00485FBA"/>
    <w:rsid w:val="004920C8"/>
    <w:rsid w:val="00492807"/>
    <w:rsid w:val="00497366"/>
    <w:rsid w:val="004A1668"/>
    <w:rsid w:val="004A33BF"/>
    <w:rsid w:val="004A633E"/>
    <w:rsid w:val="004A6669"/>
    <w:rsid w:val="004B3E32"/>
    <w:rsid w:val="004C0F10"/>
    <w:rsid w:val="004C11B1"/>
    <w:rsid w:val="004C34CD"/>
    <w:rsid w:val="004D1EE4"/>
    <w:rsid w:val="004D5C74"/>
    <w:rsid w:val="004E03FB"/>
    <w:rsid w:val="004E05B0"/>
    <w:rsid w:val="004E09F7"/>
    <w:rsid w:val="004E4E79"/>
    <w:rsid w:val="004E5CDB"/>
    <w:rsid w:val="004F01E3"/>
    <w:rsid w:val="004F2524"/>
    <w:rsid w:val="004F4758"/>
    <w:rsid w:val="00505BDF"/>
    <w:rsid w:val="00506014"/>
    <w:rsid w:val="00506661"/>
    <w:rsid w:val="00510941"/>
    <w:rsid w:val="00513868"/>
    <w:rsid w:val="00514BB5"/>
    <w:rsid w:val="00522FC1"/>
    <w:rsid w:val="00523CB2"/>
    <w:rsid w:val="005268F9"/>
    <w:rsid w:val="00527041"/>
    <w:rsid w:val="00527B45"/>
    <w:rsid w:val="00534787"/>
    <w:rsid w:val="00536494"/>
    <w:rsid w:val="00547B33"/>
    <w:rsid w:val="00555C46"/>
    <w:rsid w:val="00556C20"/>
    <w:rsid w:val="00565C5E"/>
    <w:rsid w:val="00566108"/>
    <w:rsid w:val="00571B26"/>
    <w:rsid w:val="00585442"/>
    <w:rsid w:val="00585A4F"/>
    <w:rsid w:val="00585B9E"/>
    <w:rsid w:val="00591972"/>
    <w:rsid w:val="005940D1"/>
    <w:rsid w:val="005946B8"/>
    <w:rsid w:val="0059776B"/>
    <w:rsid w:val="005979EF"/>
    <w:rsid w:val="00597FE6"/>
    <w:rsid w:val="005A2165"/>
    <w:rsid w:val="005A68E8"/>
    <w:rsid w:val="005A73AE"/>
    <w:rsid w:val="005C24E7"/>
    <w:rsid w:val="005C3472"/>
    <w:rsid w:val="005D3F78"/>
    <w:rsid w:val="005D5252"/>
    <w:rsid w:val="005E1391"/>
    <w:rsid w:val="005E2968"/>
    <w:rsid w:val="005E4F31"/>
    <w:rsid w:val="005E776B"/>
    <w:rsid w:val="005F7869"/>
    <w:rsid w:val="00605EFC"/>
    <w:rsid w:val="0062150F"/>
    <w:rsid w:val="00625892"/>
    <w:rsid w:val="00625991"/>
    <w:rsid w:val="00627AFB"/>
    <w:rsid w:val="00635C4B"/>
    <w:rsid w:val="00635D04"/>
    <w:rsid w:val="00635DAA"/>
    <w:rsid w:val="00642D1B"/>
    <w:rsid w:val="0064392B"/>
    <w:rsid w:val="00646DCF"/>
    <w:rsid w:val="00650E36"/>
    <w:rsid w:val="006523C7"/>
    <w:rsid w:val="00653618"/>
    <w:rsid w:val="0065405B"/>
    <w:rsid w:val="00657320"/>
    <w:rsid w:val="00657B12"/>
    <w:rsid w:val="00662DA9"/>
    <w:rsid w:val="00665194"/>
    <w:rsid w:val="00666C69"/>
    <w:rsid w:val="0067203A"/>
    <w:rsid w:val="00682746"/>
    <w:rsid w:val="00684151"/>
    <w:rsid w:val="006857C2"/>
    <w:rsid w:val="006857FA"/>
    <w:rsid w:val="006905A7"/>
    <w:rsid w:val="00693063"/>
    <w:rsid w:val="006941A5"/>
    <w:rsid w:val="00697235"/>
    <w:rsid w:val="006B3E70"/>
    <w:rsid w:val="006B4D10"/>
    <w:rsid w:val="006B5B9D"/>
    <w:rsid w:val="006B75DB"/>
    <w:rsid w:val="006D1AFB"/>
    <w:rsid w:val="006D3089"/>
    <w:rsid w:val="006D53BF"/>
    <w:rsid w:val="006D5543"/>
    <w:rsid w:val="006E2588"/>
    <w:rsid w:val="006E2C06"/>
    <w:rsid w:val="006E49CC"/>
    <w:rsid w:val="006E685F"/>
    <w:rsid w:val="006F426C"/>
    <w:rsid w:val="006F6633"/>
    <w:rsid w:val="00704CCF"/>
    <w:rsid w:val="0071106D"/>
    <w:rsid w:val="00712BE4"/>
    <w:rsid w:val="0071696C"/>
    <w:rsid w:val="00721530"/>
    <w:rsid w:val="00722148"/>
    <w:rsid w:val="00724C6C"/>
    <w:rsid w:val="0072549C"/>
    <w:rsid w:val="00726929"/>
    <w:rsid w:val="0073061E"/>
    <w:rsid w:val="0073069C"/>
    <w:rsid w:val="00733AD2"/>
    <w:rsid w:val="00744F60"/>
    <w:rsid w:val="007451C2"/>
    <w:rsid w:val="00753EC1"/>
    <w:rsid w:val="007575C1"/>
    <w:rsid w:val="00765E1B"/>
    <w:rsid w:val="007742B3"/>
    <w:rsid w:val="00777292"/>
    <w:rsid w:val="00777B9B"/>
    <w:rsid w:val="00785C46"/>
    <w:rsid w:val="00786193"/>
    <w:rsid w:val="00790DD4"/>
    <w:rsid w:val="007913C1"/>
    <w:rsid w:val="00792873"/>
    <w:rsid w:val="00792ED4"/>
    <w:rsid w:val="0079333B"/>
    <w:rsid w:val="00794E24"/>
    <w:rsid w:val="0079674E"/>
    <w:rsid w:val="007975F5"/>
    <w:rsid w:val="007A3795"/>
    <w:rsid w:val="007A6CAE"/>
    <w:rsid w:val="007B1F77"/>
    <w:rsid w:val="007B3061"/>
    <w:rsid w:val="007B33CF"/>
    <w:rsid w:val="007B5834"/>
    <w:rsid w:val="007B69AD"/>
    <w:rsid w:val="007C0162"/>
    <w:rsid w:val="007C47CA"/>
    <w:rsid w:val="007C6F75"/>
    <w:rsid w:val="007D3107"/>
    <w:rsid w:val="007D4819"/>
    <w:rsid w:val="007D62C7"/>
    <w:rsid w:val="007E241E"/>
    <w:rsid w:val="007E2D55"/>
    <w:rsid w:val="007F3518"/>
    <w:rsid w:val="00804460"/>
    <w:rsid w:val="00804725"/>
    <w:rsid w:val="00807B8F"/>
    <w:rsid w:val="008142F7"/>
    <w:rsid w:val="00827CA7"/>
    <w:rsid w:val="00832ADE"/>
    <w:rsid w:val="00840A52"/>
    <w:rsid w:val="00840C9D"/>
    <w:rsid w:val="00842A81"/>
    <w:rsid w:val="008504D9"/>
    <w:rsid w:val="00851A4B"/>
    <w:rsid w:val="00852126"/>
    <w:rsid w:val="0086218D"/>
    <w:rsid w:val="00864782"/>
    <w:rsid w:val="00864F8B"/>
    <w:rsid w:val="008812FC"/>
    <w:rsid w:val="00883103"/>
    <w:rsid w:val="0088484C"/>
    <w:rsid w:val="008879B2"/>
    <w:rsid w:val="00890F0E"/>
    <w:rsid w:val="00891B64"/>
    <w:rsid w:val="00892761"/>
    <w:rsid w:val="00895EDB"/>
    <w:rsid w:val="008A53E9"/>
    <w:rsid w:val="008A600D"/>
    <w:rsid w:val="008B07BB"/>
    <w:rsid w:val="008B314B"/>
    <w:rsid w:val="008B4DB8"/>
    <w:rsid w:val="008B7ADE"/>
    <w:rsid w:val="008C15F7"/>
    <w:rsid w:val="008C4250"/>
    <w:rsid w:val="008D5CA4"/>
    <w:rsid w:val="008F02EF"/>
    <w:rsid w:val="008F1CA4"/>
    <w:rsid w:val="008F6BDF"/>
    <w:rsid w:val="008F7AC4"/>
    <w:rsid w:val="009106CA"/>
    <w:rsid w:val="0091224E"/>
    <w:rsid w:val="00912716"/>
    <w:rsid w:val="0092583B"/>
    <w:rsid w:val="009315B0"/>
    <w:rsid w:val="00932E1D"/>
    <w:rsid w:val="0093426F"/>
    <w:rsid w:val="0093649B"/>
    <w:rsid w:val="009368B8"/>
    <w:rsid w:val="00945DDA"/>
    <w:rsid w:val="009474A1"/>
    <w:rsid w:val="009533EF"/>
    <w:rsid w:val="0095729A"/>
    <w:rsid w:val="009625A2"/>
    <w:rsid w:val="009774F5"/>
    <w:rsid w:val="00977560"/>
    <w:rsid w:val="00981051"/>
    <w:rsid w:val="009812DA"/>
    <w:rsid w:val="00982332"/>
    <w:rsid w:val="00990F73"/>
    <w:rsid w:val="00993E32"/>
    <w:rsid w:val="00994406"/>
    <w:rsid w:val="009A5D42"/>
    <w:rsid w:val="009C0E1A"/>
    <w:rsid w:val="009C6A6F"/>
    <w:rsid w:val="009E2A08"/>
    <w:rsid w:val="009E2B93"/>
    <w:rsid w:val="009E4975"/>
    <w:rsid w:val="009F2D95"/>
    <w:rsid w:val="00A00B7A"/>
    <w:rsid w:val="00A00E8B"/>
    <w:rsid w:val="00A16F86"/>
    <w:rsid w:val="00A17F9B"/>
    <w:rsid w:val="00A31E05"/>
    <w:rsid w:val="00A44195"/>
    <w:rsid w:val="00A45780"/>
    <w:rsid w:val="00A45D40"/>
    <w:rsid w:val="00A50279"/>
    <w:rsid w:val="00A508CF"/>
    <w:rsid w:val="00A518EA"/>
    <w:rsid w:val="00A53D32"/>
    <w:rsid w:val="00A577C0"/>
    <w:rsid w:val="00A67F6B"/>
    <w:rsid w:val="00A71002"/>
    <w:rsid w:val="00A730F9"/>
    <w:rsid w:val="00A755C0"/>
    <w:rsid w:val="00A76B55"/>
    <w:rsid w:val="00A76E9D"/>
    <w:rsid w:val="00A92859"/>
    <w:rsid w:val="00A952A4"/>
    <w:rsid w:val="00A96ED9"/>
    <w:rsid w:val="00A97439"/>
    <w:rsid w:val="00AA4ECD"/>
    <w:rsid w:val="00AA5F33"/>
    <w:rsid w:val="00AB0291"/>
    <w:rsid w:val="00AB150D"/>
    <w:rsid w:val="00AB33BF"/>
    <w:rsid w:val="00AB471E"/>
    <w:rsid w:val="00AC11BC"/>
    <w:rsid w:val="00AC1552"/>
    <w:rsid w:val="00AC54B0"/>
    <w:rsid w:val="00AC675E"/>
    <w:rsid w:val="00AD5355"/>
    <w:rsid w:val="00AD583C"/>
    <w:rsid w:val="00AD5C11"/>
    <w:rsid w:val="00AD5F2A"/>
    <w:rsid w:val="00AE1B15"/>
    <w:rsid w:val="00AF3BE1"/>
    <w:rsid w:val="00AF6E23"/>
    <w:rsid w:val="00B00306"/>
    <w:rsid w:val="00B02A7E"/>
    <w:rsid w:val="00B0603D"/>
    <w:rsid w:val="00B1252D"/>
    <w:rsid w:val="00B14E3B"/>
    <w:rsid w:val="00B1692E"/>
    <w:rsid w:val="00B17E0D"/>
    <w:rsid w:val="00B21A60"/>
    <w:rsid w:val="00B27355"/>
    <w:rsid w:val="00B44CBA"/>
    <w:rsid w:val="00B475A4"/>
    <w:rsid w:val="00B544A9"/>
    <w:rsid w:val="00B60D3B"/>
    <w:rsid w:val="00B64471"/>
    <w:rsid w:val="00B676DD"/>
    <w:rsid w:val="00B67846"/>
    <w:rsid w:val="00B67FAB"/>
    <w:rsid w:val="00B72834"/>
    <w:rsid w:val="00B874BF"/>
    <w:rsid w:val="00B92456"/>
    <w:rsid w:val="00B93A4E"/>
    <w:rsid w:val="00BB499B"/>
    <w:rsid w:val="00BB6215"/>
    <w:rsid w:val="00BC406D"/>
    <w:rsid w:val="00BC5660"/>
    <w:rsid w:val="00BC75A4"/>
    <w:rsid w:val="00BE71FB"/>
    <w:rsid w:val="00BF78B8"/>
    <w:rsid w:val="00C11D1D"/>
    <w:rsid w:val="00C15610"/>
    <w:rsid w:val="00C20B56"/>
    <w:rsid w:val="00C2111F"/>
    <w:rsid w:val="00C2378A"/>
    <w:rsid w:val="00C45A99"/>
    <w:rsid w:val="00C540D5"/>
    <w:rsid w:val="00C575AC"/>
    <w:rsid w:val="00C57775"/>
    <w:rsid w:val="00C57C6A"/>
    <w:rsid w:val="00C60757"/>
    <w:rsid w:val="00C63A06"/>
    <w:rsid w:val="00C63D24"/>
    <w:rsid w:val="00C66B8B"/>
    <w:rsid w:val="00C7353E"/>
    <w:rsid w:val="00C755A0"/>
    <w:rsid w:val="00C812BB"/>
    <w:rsid w:val="00C82EE3"/>
    <w:rsid w:val="00C86694"/>
    <w:rsid w:val="00C950B9"/>
    <w:rsid w:val="00CA29A0"/>
    <w:rsid w:val="00CA445C"/>
    <w:rsid w:val="00CB0891"/>
    <w:rsid w:val="00CB0913"/>
    <w:rsid w:val="00CB435B"/>
    <w:rsid w:val="00CC6A35"/>
    <w:rsid w:val="00CF5A13"/>
    <w:rsid w:val="00CF78F1"/>
    <w:rsid w:val="00D04856"/>
    <w:rsid w:val="00D10DE1"/>
    <w:rsid w:val="00D10EA5"/>
    <w:rsid w:val="00D14353"/>
    <w:rsid w:val="00D17A54"/>
    <w:rsid w:val="00D201B0"/>
    <w:rsid w:val="00D20DE7"/>
    <w:rsid w:val="00D24DE1"/>
    <w:rsid w:val="00D269A3"/>
    <w:rsid w:val="00D333D0"/>
    <w:rsid w:val="00D37E32"/>
    <w:rsid w:val="00D37ED1"/>
    <w:rsid w:val="00D40EDD"/>
    <w:rsid w:val="00D43526"/>
    <w:rsid w:val="00D445D9"/>
    <w:rsid w:val="00D4596A"/>
    <w:rsid w:val="00D45B7E"/>
    <w:rsid w:val="00D466A7"/>
    <w:rsid w:val="00D538F8"/>
    <w:rsid w:val="00D57223"/>
    <w:rsid w:val="00D60DAC"/>
    <w:rsid w:val="00D6268C"/>
    <w:rsid w:val="00D65FFD"/>
    <w:rsid w:val="00D7222C"/>
    <w:rsid w:val="00D7224B"/>
    <w:rsid w:val="00D72995"/>
    <w:rsid w:val="00D72C86"/>
    <w:rsid w:val="00D836D4"/>
    <w:rsid w:val="00D85780"/>
    <w:rsid w:val="00D9219D"/>
    <w:rsid w:val="00D92F81"/>
    <w:rsid w:val="00DA189A"/>
    <w:rsid w:val="00DA7511"/>
    <w:rsid w:val="00DB4E7E"/>
    <w:rsid w:val="00DB7645"/>
    <w:rsid w:val="00DC0B8B"/>
    <w:rsid w:val="00DC3066"/>
    <w:rsid w:val="00DC367E"/>
    <w:rsid w:val="00DC46BA"/>
    <w:rsid w:val="00DC58C6"/>
    <w:rsid w:val="00DD0B92"/>
    <w:rsid w:val="00DE06A9"/>
    <w:rsid w:val="00DE07F5"/>
    <w:rsid w:val="00DE2EF6"/>
    <w:rsid w:val="00DE3738"/>
    <w:rsid w:val="00DE6687"/>
    <w:rsid w:val="00DE7E17"/>
    <w:rsid w:val="00DF229E"/>
    <w:rsid w:val="00DF3B44"/>
    <w:rsid w:val="00DF6C38"/>
    <w:rsid w:val="00E0663F"/>
    <w:rsid w:val="00E06647"/>
    <w:rsid w:val="00E0770F"/>
    <w:rsid w:val="00E14C66"/>
    <w:rsid w:val="00E2182D"/>
    <w:rsid w:val="00E2329D"/>
    <w:rsid w:val="00E314FF"/>
    <w:rsid w:val="00E418CA"/>
    <w:rsid w:val="00E477F2"/>
    <w:rsid w:val="00E51AF6"/>
    <w:rsid w:val="00E51D2F"/>
    <w:rsid w:val="00E57F1B"/>
    <w:rsid w:val="00E60A54"/>
    <w:rsid w:val="00E632F3"/>
    <w:rsid w:val="00E65697"/>
    <w:rsid w:val="00E65B60"/>
    <w:rsid w:val="00E65D18"/>
    <w:rsid w:val="00E66256"/>
    <w:rsid w:val="00E709ED"/>
    <w:rsid w:val="00E72BBB"/>
    <w:rsid w:val="00E75725"/>
    <w:rsid w:val="00E83C0E"/>
    <w:rsid w:val="00E90609"/>
    <w:rsid w:val="00EB0D88"/>
    <w:rsid w:val="00EB132C"/>
    <w:rsid w:val="00ED1BA5"/>
    <w:rsid w:val="00EE2374"/>
    <w:rsid w:val="00EE5B40"/>
    <w:rsid w:val="00EE6CDC"/>
    <w:rsid w:val="00EF487A"/>
    <w:rsid w:val="00F01708"/>
    <w:rsid w:val="00F02D3A"/>
    <w:rsid w:val="00F10064"/>
    <w:rsid w:val="00F10CD1"/>
    <w:rsid w:val="00F111B6"/>
    <w:rsid w:val="00F111C4"/>
    <w:rsid w:val="00F142E7"/>
    <w:rsid w:val="00F15704"/>
    <w:rsid w:val="00F15722"/>
    <w:rsid w:val="00F17831"/>
    <w:rsid w:val="00F203EC"/>
    <w:rsid w:val="00F21480"/>
    <w:rsid w:val="00F234F6"/>
    <w:rsid w:val="00F23F5D"/>
    <w:rsid w:val="00F262C7"/>
    <w:rsid w:val="00F27C4D"/>
    <w:rsid w:val="00F30C66"/>
    <w:rsid w:val="00F37FB5"/>
    <w:rsid w:val="00F420A8"/>
    <w:rsid w:val="00F473F1"/>
    <w:rsid w:val="00F52E37"/>
    <w:rsid w:val="00F6308E"/>
    <w:rsid w:val="00F66E59"/>
    <w:rsid w:val="00F676FC"/>
    <w:rsid w:val="00F75631"/>
    <w:rsid w:val="00F76D21"/>
    <w:rsid w:val="00F77674"/>
    <w:rsid w:val="00F832B8"/>
    <w:rsid w:val="00F83A0F"/>
    <w:rsid w:val="00F913E2"/>
    <w:rsid w:val="00F938E5"/>
    <w:rsid w:val="00F94A13"/>
    <w:rsid w:val="00F9761F"/>
    <w:rsid w:val="00FA2E25"/>
    <w:rsid w:val="00FA3D43"/>
    <w:rsid w:val="00FA74F8"/>
    <w:rsid w:val="00FB09D5"/>
    <w:rsid w:val="00FD4AC1"/>
    <w:rsid w:val="00FD52DC"/>
    <w:rsid w:val="00FD648B"/>
    <w:rsid w:val="00FE2A96"/>
    <w:rsid w:val="00FE3225"/>
    <w:rsid w:val="00FF3412"/>
    <w:rsid w:val="074983C8"/>
    <w:rsid w:val="0FA837BD"/>
    <w:rsid w:val="164DF7E0"/>
    <w:rsid w:val="34F8CFFD"/>
    <w:rsid w:val="3A23E2E9"/>
    <w:rsid w:val="4A305D92"/>
    <w:rsid w:val="4D620035"/>
    <w:rsid w:val="545A3944"/>
    <w:rsid w:val="68A0406C"/>
    <w:rsid w:val="690497DB"/>
    <w:rsid w:val="715371BF"/>
    <w:rsid w:val="7CEB03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81936"/>
  <w15:chartTrackingRefBased/>
  <w15:docId w15:val="{64EE0D41-2563-4474-95FC-099353A3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FB"/>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D85780"/>
    <w:pPr>
      <w:ind w:left="100"/>
      <w:outlineLvl w:val="0"/>
    </w:pPr>
    <w:rPr>
      <w:b/>
      <w:bCs/>
    </w:rPr>
  </w:style>
  <w:style w:type="paragraph" w:styleId="Heading2">
    <w:name w:val="heading 2"/>
    <w:basedOn w:val="Normal"/>
    <w:next w:val="Normal"/>
    <w:link w:val="Heading2Char"/>
    <w:uiPriority w:val="9"/>
    <w:semiHidden/>
    <w:unhideWhenUsed/>
    <w:qFormat/>
    <w:rsid w:val="00D37E3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5D9"/>
    <w:pPr>
      <w:tabs>
        <w:tab w:val="center" w:pos="4680"/>
        <w:tab w:val="right" w:pos="9360"/>
      </w:tabs>
    </w:pPr>
  </w:style>
  <w:style w:type="character" w:customStyle="1" w:styleId="HeaderChar">
    <w:name w:val="Header Char"/>
    <w:basedOn w:val="DefaultParagraphFont"/>
    <w:link w:val="Header"/>
    <w:uiPriority w:val="99"/>
    <w:rsid w:val="00D445D9"/>
  </w:style>
  <w:style w:type="paragraph" w:styleId="Footer">
    <w:name w:val="footer"/>
    <w:basedOn w:val="Normal"/>
    <w:link w:val="FooterChar"/>
    <w:uiPriority w:val="99"/>
    <w:unhideWhenUsed/>
    <w:rsid w:val="00D445D9"/>
    <w:pPr>
      <w:tabs>
        <w:tab w:val="center" w:pos="4680"/>
        <w:tab w:val="right" w:pos="9360"/>
      </w:tabs>
    </w:pPr>
  </w:style>
  <w:style w:type="character" w:customStyle="1" w:styleId="FooterChar">
    <w:name w:val="Footer Char"/>
    <w:basedOn w:val="DefaultParagraphFont"/>
    <w:link w:val="Footer"/>
    <w:uiPriority w:val="99"/>
    <w:rsid w:val="00D445D9"/>
  </w:style>
  <w:style w:type="paragraph" w:styleId="BodyText">
    <w:name w:val="Body Text"/>
    <w:basedOn w:val="Normal"/>
    <w:link w:val="BodyTextChar"/>
    <w:uiPriority w:val="1"/>
    <w:qFormat/>
    <w:rsid w:val="00BE71FB"/>
    <w:pPr>
      <w:spacing w:before="204"/>
      <w:ind w:left="117"/>
    </w:pPr>
    <w:rPr>
      <w:b/>
      <w:bCs/>
      <w:sz w:val="24"/>
      <w:szCs w:val="24"/>
    </w:rPr>
  </w:style>
  <w:style w:type="character" w:customStyle="1" w:styleId="BodyTextChar">
    <w:name w:val="Body Text Char"/>
    <w:basedOn w:val="DefaultParagraphFont"/>
    <w:link w:val="BodyText"/>
    <w:uiPriority w:val="1"/>
    <w:rsid w:val="00BE71FB"/>
    <w:rPr>
      <w:rFonts w:ascii="Times New Roman" w:eastAsia="Times New Roman" w:hAnsi="Times New Roman" w:cs="Times New Roman"/>
      <w:b/>
      <w:bCs/>
      <w:kern w:val="0"/>
      <w:sz w:val="24"/>
      <w:szCs w:val="24"/>
      <w14:ligatures w14:val="none"/>
    </w:rPr>
  </w:style>
  <w:style w:type="paragraph" w:styleId="Title">
    <w:name w:val="Title"/>
    <w:basedOn w:val="Normal"/>
    <w:link w:val="TitleChar"/>
    <w:uiPriority w:val="10"/>
    <w:qFormat/>
    <w:rsid w:val="00BE71FB"/>
    <w:pPr>
      <w:spacing w:before="80"/>
      <w:ind w:left="117"/>
    </w:pPr>
    <w:rPr>
      <w:b/>
      <w:bCs/>
      <w:sz w:val="48"/>
      <w:szCs w:val="48"/>
    </w:rPr>
  </w:style>
  <w:style w:type="character" w:customStyle="1" w:styleId="TitleChar">
    <w:name w:val="Title Char"/>
    <w:basedOn w:val="DefaultParagraphFont"/>
    <w:link w:val="Title"/>
    <w:uiPriority w:val="10"/>
    <w:rsid w:val="00BE71FB"/>
    <w:rPr>
      <w:rFonts w:ascii="Times New Roman" w:eastAsia="Times New Roman" w:hAnsi="Times New Roman" w:cs="Times New Roman"/>
      <w:b/>
      <w:bCs/>
      <w:kern w:val="0"/>
      <w:sz w:val="48"/>
      <w:szCs w:val="48"/>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FPara-Clause">
    <w:name w:val="SF Para - Clause"/>
    <w:link w:val="SFPara-ClauseChar"/>
    <w:qFormat/>
    <w:rsid w:val="00832ADE"/>
    <w:pPr>
      <w:numPr>
        <w:numId w:val="1"/>
      </w:numPr>
      <w:spacing w:before="240" w:after="240" w:line="240" w:lineRule="auto"/>
      <w:outlineLvl w:val="0"/>
    </w:pPr>
    <w:rPr>
      <w:rFonts w:ascii="Times New Roman" w:eastAsia="Times New Roman" w:hAnsi="Times New Roman" w:cs="Times New Roman"/>
      <w:color w:val="000000"/>
      <w:kern w:val="0"/>
      <w:sz w:val="24"/>
      <w:szCs w:val="24"/>
      <w14:ligatures w14:val="none"/>
    </w:rPr>
  </w:style>
  <w:style w:type="paragraph" w:customStyle="1" w:styleId="SFParasubclause1">
    <w:name w:val="SF Para subclause 1"/>
    <w:link w:val="SFParasubclause1Char"/>
    <w:qFormat/>
    <w:rsid w:val="00832ADE"/>
    <w:pPr>
      <w:numPr>
        <w:ilvl w:val="1"/>
        <w:numId w:val="1"/>
      </w:numPr>
      <w:tabs>
        <w:tab w:val="clear" w:pos="2070"/>
        <w:tab w:val="num" w:pos="2160"/>
      </w:tabs>
      <w:spacing w:after="240" w:line="240" w:lineRule="auto"/>
      <w:ind w:left="720"/>
      <w:outlineLvl w:val="1"/>
    </w:pPr>
    <w:rPr>
      <w:rFonts w:ascii="Times New Roman" w:eastAsia="Times New Roman" w:hAnsi="Times New Roman" w:cs="Times New Roman"/>
      <w:color w:val="000000"/>
      <w:kern w:val="0"/>
      <w:sz w:val="24"/>
      <w:szCs w:val="24"/>
      <w14:ligatures w14:val="none"/>
    </w:rPr>
  </w:style>
  <w:style w:type="paragraph" w:customStyle="1" w:styleId="SFParasubclause2">
    <w:name w:val="SF Para subclause 2"/>
    <w:qFormat/>
    <w:rsid w:val="00832ADE"/>
    <w:pPr>
      <w:numPr>
        <w:ilvl w:val="2"/>
        <w:numId w:val="1"/>
      </w:numPr>
      <w:spacing w:after="240" w:line="240" w:lineRule="auto"/>
      <w:outlineLvl w:val="2"/>
    </w:pPr>
    <w:rPr>
      <w:rFonts w:ascii="Times New Roman" w:eastAsia="Times New Roman" w:hAnsi="Times New Roman" w:cs="Times New Roman"/>
      <w:color w:val="000000"/>
      <w:kern w:val="0"/>
      <w:sz w:val="24"/>
      <w:szCs w:val="24"/>
      <w14:ligatures w14:val="none"/>
    </w:rPr>
  </w:style>
  <w:style w:type="paragraph" w:customStyle="1" w:styleId="SFParasubclause3">
    <w:name w:val="SF Para subclause 3"/>
    <w:qFormat/>
    <w:rsid w:val="00832ADE"/>
    <w:pPr>
      <w:numPr>
        <w:ilvl w:val="3"/>
        <w:numId w:val="1"/>
      </w:numPr>
      <w:spacing w:after="240" w:line="240" w:lineRule="auto"/>
      <w:outlineLvl w:val="3"/>
    </w:pPr>
    <w:rPr>
      <w:rFonts w:ascii="Times New Roman" w:eastAsia="Times New Roman" w:hAnsi="Times New Roman" w:cs="Times New Roman"/>
      <w:color w:val="000000"/>
      <w:kern w:val="0"/>
      <w:sz w:val="24"/>
      <w:szCs w:val="24"/>
      <w14:ligatures w14:val="none"/>
    </w:rPr>
  </w:style>
  <w:style w:type="character" w:customStyle="1" w:styleId="SFParasubclause1Char">
    <w:name w:val="SF Para subclause 1 Char"/>
    <w:basedOn w:val="DefaultParagraphFont"/>
    <w:link w:val="SFParasubclause1"/>
    <w:locked/>
    <w:rsid w:val="00832ADE"/>
    <w:rPr>
      <w:rFonts w:ascii="Times New Roman" w:eastAsia="Times New Roman" w:hAnsi="Times New Roman" w:cs="Times New Roman"/>
      <w:color w:val="000000"/>
      <w:kern w:val="0"/>
      <w:sz w:val="24"/>
      <w:szCs w:val="24"/>
      <w14:ligatures w14:val="none"/>
    </w:rPr>
  </w:style>
  <w:style w:type="character" w:customStyle="1" w:styleId="SFPara-ClauseChar">
    <w:name w:val="SF Para - Clause Char"/>
    <w:basedOn w:val="DefaultParagraphFont"/>
    <w:link w:val="SFPara-Clause"/>
    <w:rsid w:val="00832ADE"/>
    <w:rPr>
      <w:rFonts w:ascii="Times New Roman" w:eastAsia="Times New Roman" w:hAnsi="Times New Roman" w:cs="Times New Roman"/>
      <w:color w:val="000000"/>
      <w:kern w:val="0"/>
      <w:sz w:val="24"/>
      <w:szCs w:val="24"/>
      <w14:ligatures w14:val="none"/>
    </w:rPr>
  </w:style>
  <w:style w:type="paragraph" w:styleId="ListParagraph">
    <w:name w:val="List Paragraph"/>
    <w:basedOn w:val="Normal"/>
    <w:uiPriority w:val="34"/>
    <w:qFormat/>
    <w:rsid w:val="007B5834"/>
    <w:pPr>
      <w:widowControl/>
      <w:autoSpaceDE/>
      <w:autoSpaceDN/>
      <w:ind w:left="720"/>
      <w:contextualSpacing/>
    </w:pPr>
    <w:rPr>
      <w:sz w:val="24"/>
      <w:szCs w:val="24"/>
    </w:rPr>
  </w:style>
  <w:style w:type="character" w:styleId="CommentReference">
    <w:name w:val="annotation reference"/>
    <w:basedOn w:val="DefaultParagraphFont"/>
    <w:semiHidden/>
    <w:rsid w:val="007B5834"/>
    <w:rPr>
      <w:color w:val="000000"/>
      <w:sz w:val="16"/>
      <w:szCs w:val="16"/>
    </w:rPr>
  </w:style>
  <w:style w:type="character" w:customStyle="1" w:styleId="cosearchterm">
    <w:name w:val="co_searchterm"/>
    <w:basedOn w:val="DefaultParagraphFont"/>
    <w:rsid w:val="007B5834"/>
    <w:rPr>
      <w:color w:val="000000"/>
    </w:rPr>
  </w:style>
  <w:style w:type="character" w:customStyle="1" w:styleId="Heading1Char">
    <w:name w:val="Heading 1 Char"/>
    <w:basedOn w:val="DefaultParagraphFont"/>
    <w:link w:val="Heading1"/>
    <w:uiPriority w:val="9"/>
    <w:rsid w:val="00D85780"/>
    <w:rPr>
      <w:rFonts w:ascii="Times New Roman" w:eastAsia="Times New Roman" w:hAnsi="Times New Roman" w:cs="Times New Roman"/>
      <w:b/>
      <w:bCs/>
      <w:kern w:val="0"/>
      <w14:ligatures w14:val="none"/>
    </w:rPr>
  </w:style>
  <w:style w:type="character" w:styleId="Hyperlink">
    <w:name w:val="Hyperlink"/>
    <w:basedOn w:val="DefaultParagraphFont"/>
    <w:uiPriority w:val="99"/>
    <w:unhideWhenUsed/>
    <w:rsid w:val="00CA29A0"/>
    <w:rPr>
      <w:color w:val="0563C1" w:themeColor="hyperlink"/>
      <w:u w:val="single"/>
    </w:rPr>
  </w:style>
  <w:style w:type="character" w:styleId="UnresolvedMention">
    <w:name w:val="Unresolved Mention"/>
    <w:basedOn w:val="DefaultParagraphFont"/>
    <w:uiPriority w:val="99"/>
    <w:semiHidden/>
    <w:unhideWhenUsed/>
    <w:rsid w:val="00CA29A0"/>
    <w:rPr>
      <w:color w:val="605E5C"/>
      <w:shd w:val="clear" w:color="auto" w:fill="E1DFDD"/>
    </w:rPr>
  </w:style>
  <w:style w:type="paragraph" w:styleId="Revision">
    <w:name w:val="Revision"/>
    <w:hidden/>
    <w:uiPriority w:val="99"/>
    <w:semiHidden/>
    <w:rsid w:val="00D269A3"/>
    <w:pPr>
      <w:spacing w:after="0" w:line="240" w:lineRule="auto"/>
    </w:pPr>
    <w:rPr>
      <w:rFonts w:ascii="Times New Roman" w:eastAsia="Times New Roman" w:hAnsi="Times New Roman" w:cs="Times New Roman"/>
      <w:kern w:val="0"/>
      <w14:ligatures w14:val="none"/>
    </w:rPr>
  </w:style>
  <w:style w:type="paragraph" w:styleId="CommentText">
    <w:name w:val="annotation text"/>
    <w:basedOn w:val="Normal"/>
    <w:link w:val="CommentTextChar"/>
    <w:uiPriority w:val="99"/>
    <w:unhideWhenUsed/>
    <w:rsid w:val="00D269A3"/>
    <w:rPr>
      <w:sz w:val="20"/>
      <w:szCs w:val="20"/>
    </w:rPr>
  </w:style>
  <w:style w:type="character" w:customStyle="1" w:styleId="CommentTextChar">
    <w:name w:val="Comment Text Char"/>
    <w:basedOn w:val="DefaultParagraphFont"/>
    <w:link w:val="CommentText"/>
    <w:uiPriority w:val="99"/>
    <w:rsid w:val="00D269A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69A3"/>
    <w:rPr>
      <w:b/>
      <w:bCs/>
    </w:rPr>
  </w:style>
  <w:style w:type="character" w:customStyle="1" w:styleId="CommentSubjectChar">
    <w:name w:val="Comment Subject Char"/>
    <w:basedOn w:val="CommentTextChar"/>
    <w:link w:val="CommentSubject"/>
    <w:uiPriority w:val="99"/>
    <w:semiHidden/>
    <w:rsid w:val="00D269A3"/>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F473F1"/>
    <w:rPr>
      <w:color w:val="954F72" w:themeColor="followedHyperlink"/>
      <w:u w:val="single"/>
    </w:rPr>
  </w:style>
  <w:style w:type="character" w:customStyle="1" w:styleId="Heading2Char">
    <w:name w:val="Heading 2 Char"/>
    <w:basedOn w:val="DefaultParagraphFont"/>
    <w:link w:val="Heading2"/>
    <w:uiPriority w:val="9"/>
    <w:semiHidden/>
    <w:rsid w:val="00D37E32"/>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235231">
      <w:bodyDiv w:val="1"/>
      <w:marLeft w:val="0"/>
      <w:marRight w:val="0"/>
      <w:marTop w:val="0"/>
      <w:marBottom w:val="0"/>
      <w:divBdr>
        <w:top w:val="none" w:sz="0" w:space="0" w:color="auto"/>
        <w:left w:val="none" w:sz="0" w:space="0" w:color="auto"/>
        <w:bottom w:val="none" w:sz="0" w:space="0" w:color="auto"/>
        <w:right w:val="none" w:sz="0" w:space="0" w:color="auto"/>
      </w:divBdr>
    </w:div>
    <w:div w:id="210294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58ECF62C38B44F84C1AE90997F0148" ma:contentTypeVersion="18" ma:contentTypeDescription="Create a new document." ma:contentTypeScope="" ma:versionID="4f3a1ef403bb531c0c2f45c7ceed1601">
  <xsd:schema xmlns:xsd="http://www.w3.org/2001/XMLSchema" xmlns:xs="http://www.w3.org/2001/XMLSchema" xmlns:p="http://schemas.microsoft.com/office/2006/metadata/properties" xmlns:ns1="http://schemas.microsoft.com/sharepoint/v3" xmlns:ns2="f01ab761-3af6-4c16-ba09-880e1e1a829d" xmlns:ns3="8dac67ae-6f5d-4d44-a8c9-30726022ab0f" targetNamespace="http://schemas.microsoft.com/office/2006/metadata/properties" ma:root="true" ma:fieldsID="1e1058464645987d2cbbb5807a5356df" ns1:_="" ns2:_="" ns3:_="">
    <xsd:import namespace="http://schemas.microsoft.com/sharepoint/v3"/>
    <xsd:import namespace="f01ab761-3af6-4c16-ba09-880e1e1a829d"/>
    <xsd:import namespace="8dac67ae-6f5d-4d44-a8c9-30726022ab0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_Flow_SignoffStatus" minOccurs="0"/>
                <xsd:element ref="ns2:MediaServiceLocatio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ab761-3af6-4c16-ba09-880e1e1a8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1ddbf18-ae53-4fce-a37b-2e129a20983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ac67ae-6f5d-4d44-a8c9-30726022ab0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06f64d7-eecd-4ca2-9669-69bf348592c1}" ma:internalName="TaxCatchAll" ma:showField="CatchAllData" ma:web="8dac67ae-6f5d-4d44-a8c9-30726022ab0f">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1ab761-3af6-4c16-ba09-880e1e1a829d">
      <Terms xmlns="http://schemas.microsoft.com/office/infopath/2007/PartnerControls"/>
    </lcf76f155ced4ddcb4097134ff3c332f>
    <TaxCatchAll xmlns="8dac67ae-6f5d-4d44-a8c9-30726022ab0f" xsi:nil="true"/>
    <_Flow_SignoffStatus xmlns="f01ab761-3af6-4c16-ba09-880e1e1a829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70C33-A3FB-41EE-8B9C-8483F0019C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01ab761-3af6-4c16-ba09-880e1e1a829d"/>
    <ds:schemaRef ds:uri="8dac67ae-6f5d-4d44-a8c9-30726022ab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FF7140-A846-4B13-BD61-C3AB43FDD945}">
  <ds:schemaRefs>
    <ds:schemaRef ds:uri="http://schemas.microsoft.com/sharepoint/v3/contenttype/forms"/>
  </ds:schemaRefs>
</ds:datastoreItem>
</file>

<file path=customXml/itemProps3.xml><?xml version="1.0" encoding="utf-8"?>
<ds:datastoreItem xmlns:ds="http://schemas.openxmlformats.org/officeDocument/2006/customXml" ds:itemID="{D3398E5C-222E-43FF-BBD8-928652F69BA0}">
  <ds:schemaRefs>
    <ds:schemaRef ds:uri="http://schemas.microsoft.com/office/2006/metadata/properties"/>
    <ds:schemaRef ds:uri="http://schemas.microsoft.com/office/infopath/2007/PartnerControls"/>
    <ds:schemaRef ds:uri="f01ab761-3af6-4c16-ba09-880e1e1a829d"/>
    <ds:schemaRef ds:uri="8dac67ae-6f5d-4d44-a8c9-30726022ab0f"/>
    <ds:schemaRef ds:uri="http://schemas.microsoft.com/sharepoint/v3"/>
  </ds:schemaRefs>
</ds:datastoreItem>
</file>

<file path=customXml/itemProps4.xml><?xml version="1.0" encoding="utf-8"?>
<ds:datastoreItem xmlns:ds="http://schemas.openxmlformats.org/officeDocument/2006/customXml" ds:itemID="{5D56F487-CDA1-4BCF-A722-689C23EF7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12</Pages>
  <Words>3616</Words>
  <Characters>22385</Characters>
  <Application>Microsoft Office Word</Application>
  <DocSecurity>0</DocSecurity>
  <Lines>532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Trenton Jones</dc:creator>
  <cp:keywords/>
  <dc:description/>
  <cp:lastModifiedBy>Brandon Chapman</cp:lastModifiedBy>
  <cp:revision>212</cp:revision>
  <cp:lastPrinted>2023-12-06T17:17:00Z</cp:lastPrinted>
  <dcterms:created xsi:type="dcterms:W3CDTF">2025-09-03T09:18:00Z</dcterms:created>
  <dcterms:modified xsi:type="dcterms:W3CDTF">2025-10-22T22:41:00Z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0x0101007558ECF62C38B44F84C1AE90997F0148</vt:lpwstr>
  </property>
  <property fmtid="{D5CDD505-2E9C-101B-9397-08002B2CF9AE}" pid="3" name="MSIP_Label_36c6fe5c-910d-479d-80da-aeda47162694_Enabled">
    <vt:lpwstr>true</vt:lpwstr>
  </property>
  <property fmtid="{D5CDD505-2E9C-101B-9397-08002B2CF9AE}" pid="4" name="MSIP_Label_36c6fe5c-910d-479d-80da-aeda47162694_SetDate">
    <vt:lpwstr>2023-11-29T19:02:11Z</vt:lpwstr>
  </property>
  <property fmtid="{D5CDD505-2E9C-101B-9397-08002B2CF9AE}" pid="5" name="MSIP_Label_36c6fe5c-910d-479d-80da-aeda47162694_Method">
    <vt:lpwstr>Standard</vt:lpwstr>
  </property>
  <property fmtid="{D5CDD505-2E9C-101B-9397-08002B2CF9AE}" pid="6" name="MSIP_Label_36c6fe5c-910d-479d-80da-aeda47162694_Name">
    <vt:lpwstr>defa4170-0d19-0005-0001-bc88714345d2</vt:lpwstr>
  </property>
  <property fmtid="{D5CDD505-2E9C-101B-9397-08002B2CF9AE}" pid="7" name="MSIP_Label_36c6fe5c-910d-479d-80da-aeda47162694_SiteId">
    <vt:lpwstr>e621cde8-4b39-45aa-87a8-05c82dc3aaa7</vt:lpwstr>
  </property>
  <property fmtid="{D5CDD505-2E9C-101B-9397-08002B2CF9AE}" pid="8" name="MSIP_Label_36c6fe5c-910d-479d-80da-aeda47162694_ActionId">
    <vt:lpwstr>1f0cca30-1f13-4e25-9871-e9b508e644a8</vt:lpwstr>
  </property>
  <property fmtid="{D5CDD505-2E9C-101B-9397-08002B2CF9AE}" pid="9" name="MSIP_Label_36c6fe5c-910d-479d-80da-aeda47162694_ContentBits">
    <vt:lpwstr>0</vt:lpwstr>
  </property>
</Properties>
</file>